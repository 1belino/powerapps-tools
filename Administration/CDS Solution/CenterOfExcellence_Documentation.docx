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BA6BE" w14:textId="2015DD15" w:rsidR="006739EB" w:rsidRPr="00D62352" w:rsidRDefault="006F1A1D" w:rsidP="00D62352">
      <w:pPr>
        <w:pStyle w:val="Title"/>
      </w:pPr>
      <w:r w:rsidRPr="001803C5">
        <w:t>Center of Excellence starter kit</w:t>
      </w:r>
    </w:p>
    <w:p w14:paraId="58F22953" w14:textId="04B9E408" w:rsidR="00F3782D" w:rsidRPr="001803C5" w:rsidRDefault="00757A27" w:rsidP="00AC62B5">
      <w:pPr>
        <w:rPr>
          <w:rFonts w:cstheme="minorHAnsi"/>
        </w:rPr>
      </w:pPr>
      <w:r w:rsidRPr="001803C5">
        <w:rPr>
          <w:rFonts w:cstheme="minorHAnsi"/>
        </w:rPr>
        <w:t xml:space="preserve">The Center of Excellence (COE) starter kit is a </w:t>
      </w:r>
      <w:r w:rsidR="00584D34" w:rsidRPr="001803C5">
        <w:rPr>
          <w:rFonts w:cstheme="minorHAnsi"/>
        </w:rPr>
        <w:t xml:space="preserve">collection </w:t>
      </w:r>
      <w:r w:rsidR="008A10E8" w:rsidRPr="001803C5">
        <w:rPr>
          <w:rFonts w:cstheme="minorHAnsi"/>
        </w:rPr>
        <w:t xml:space="preserve">of components </w:t>
      </w:r>
      <w:r w:rsidR="00926F9C" w:rsidRPr="001803C5">
        <w:rPr>
          <w:rFonts w:cstheme="minorHAnsi"/>
        </w:rPr>
        <w:t xml:space="preserve">or tools </w:t>
      </w:r>
      <w:r w:rsidR="008A10E8" w:rsidRPr="001803C5">
        <w:rPr>
          <w:rFonts w:cstheme="minorHAnsi"/>
        </w:rPr>
        <w:t xml:space="preserve">that </w:t>
      </w:r>
      <w:r w:rsidR="00120E40" w:rsidRPr="001803C5">
        <w:rPr>
          <w:rFonts w:cstheme="minorHAnsi"/>
        </w:rPr>
        <w:t xml:space="preserve">are </w:t>
      </w:r>
      <w:r w:rsidR="006843D4" w:rsidRPr="001803C5">
        <w:rPr>
          <w:rFonts w:cstheme="minorHAnsi"/>
        </w:rPr>
        <w:t xml:space="preserve">designed to help </w:t>
      </w:r>
      <w:r w:rsidR="003A4762" w:rsidRPr="001803C5">
        <w:rPr>
          <w:rFonts w:cstheme="minorHAnsi"/>
        </w:rPr>
        <w:t xml:space="preserve">get started with </w:t>
      </w:r>
      <w:r w:rsidR="00926F9C" w:rsidRPr="001803C5">
        <w:rPr>
          <w:rFonts w:cstheme="minorHAnsi"/>
        </w:rPr>
        <w:t xml:space="preserve">developing a </w:t>
      </w:r>
      <w:r w:rsidR="00B80B9B" w:rsidRPr="001803C5">
        <w:rPr>
          <w:rFonts w:cstheme="minorHAnsi"/>
        </w:rPr>
        <w:t xml:space="preserve">strategy for adopting and supporting the Power Platform, </w:t>
      </w:r>
      <w:r w:rsidR="00937C1A" w:rsidRPr="001803C5">
        <w:rPr>
          <w:rFonts w:cstheme="minorHAnsi"/>
        </w:rPr>
        <w:t xml:space="preserve">with a focus on PowerApps and </w:t>
      </w:r>
      <w:r w:rsidR="00C95DDA">
        <w:rPr>
          <w:rFonts w:cstheme="minorHAnsi"/>
        </w:rPr>
        <w:t>Flow</w:t>
      </w:r>
      <w:r w:rsidR="00937C1A" w:rsidRPr="001803C5">
        <w:rPr>
          <w:rFonts w:cstheme="minorHAnsi"/>
        </w:rPr>
        <w:t>.</w:t>
      </w:r>
    </w:p>
    <w:bookmarkStart w:id="0" w:name="_Toc10827349" w:displacedByCustomXml="next"/>
    <w:sdt>
      <w:sdtPr>
        <w:rPr>
          <w:rFonts w:asciiTheme="minorHAnsi" w:eastAsiaTheme="minorHAnsi" w:hAnsiTheme="minorHAnsi" w:cstheme="minorBidi"/>
          <w:color w:val="auto"/>
          <w:sz w:val="20"/>
          <w:szCs w:val="20"/>
          <w:shd w:val="clear" w:color="auto" w:fill="E6E6E6"/>
        </w:rPr>
        <w:id w:val="402421889"/>
        <w:docPartObj>
          <w:docPartGallery w:val="Table of Contents"/>
          <w:docPartUnique/>
        </w:docPartObj>
      </w:sdtPr>
      <w:sdtEndPr>
        <w:rPr>
          <w:rFonts w:cstheme="minorHAnsi"/>
          <w:b/>
          <w:sz w:val="18"/>
          <w:szCs w:val="18"/>
        </w:rPr>
      </w:sdtEndPr>
      <w:sdtContent>
        <w:p w14:paraId="467D9D75" w14:textId="4AADE386" w:rsidR="008F13A3" w:rsidRPr="00DC2B47" w:rsidRDefault="008F13A3" w:rsidP="00CE0909">
          <w:pPr>
            <w:pStyle w:val="Heading1"/>
            <w:rPr>
              <w:sz w:val="28"/>
              <w:szCs w:val="28"/>
            </w:rPr>
          </w:pPr>
          <w:r w:rsidRPr="00DC2B47">
            <w:rPr>
              <w:sz w:val="28"/>
              <w:szCs w:val="28"/>
            </w:rPr>
            <w:t>Contents</w:t>
          </w:r>
          <w:bookmarkEnd w:id="0"/>
        </w:p>
        <w:p w14:paraId="4D760D17" w14:textId="5B6DA495" w:rsidR="00A74FA6" w:rsidRDefault="008F13A3">
          <w:pPr>
            <w:pStyle w:val="TOC1"/>
            <w:tabs>
              <w:tab w:val="right" w:leader="dot" w:pos="9350"/>
            </w:tabs>
            <w:rPr>
              <w:rFonts w:eastAsiaTheme="minorEastAsia"/>
              <w:noProof/>
            </w:rPr>
          </w:pPr>
          <w:r w:rsidRPr="00DC2B47">
            <w:rPr>
              <w:rFonts w:cstheme="minorHAnsi"/>
              <w:color w:val="2B579A"/>
              <w:sz w:val="18"/>
              <w:szCs w:val="18"/>
              <w:shd w:val="clear" w:color="auto" w:fill="E6E6E6"/>
            </w:rPr>
            <w:fldChar w:fldCharType="begin"/>
          </w:r>
          <w:r w:rsidRPr="00DC2B47">
            <w:rPr>
              <w:rFonts w:cstheme="minorHAnsi"/>
              <w:sz w:val="18"/>
              <w:szCs w:val="18"/>
            </w:rPr>
            <w:instrText xml:space="preserve"> TOC \o "1-3" \h \z \u </w:instrText>
          </w:r>
          <w:r w:rsidRPr="00DC2B47">
            <w:rPr>
              <w:rFonts w:cstheme="minorHAnsi"/>
              <w:color w:val="2B579A"/>
              <w:sz w:val="18"/>
              <w:szCs w:val="18"/>
              <w:shd w:val="clear" w:color="auto" w:fill="E6E6E6"/>
            </w:rPr>
            <w:fldChar w:fldCharType="separate"/>
          </w:r>
          <w:hyperlink w:anchor="_Toc10827349" w:history="1">
            <w:r w:rsidR="00A74FA6" w:rsidRPr="008C4031">
              <w:rPr>
                <w:rStyle w:val="Hyperlink"/>
                <w:noProof/>
              </w:rPr>
              <w:t>Contents</w:t>
            </w:r>
            <w:r w:rsidR="00A74FA6">
              <w:rPr>
                <w:noProof/>
                <w:webHidden/>
              </w:rPr>
              <w:tab/>
            </w:r>
            <w:r w:rsidR="00A74FA6">
              <w:rPr>
                <w:noProof/>
                <w:webHidden/>
              </w:rPr>
              <w:fldChar w:fldCharType="begin"/>
            </w:r>
            <w:r w:rsidR="00A74FA6">
              <w:rPr>
                <w:noProof/>
                <w:webHidden/>
              </w:rPr>
              <w:instrText xml:space="preserve"> PAGEREF _Toc10827349 \h </w:instrText>
            </w:r>
            <w:r w:rsidR="00A74FA6">
              <w:rPr>
                <w:noProof/>
                <w:webHidden/>
              </w:rPr>
            </w:r>
            <w:r w:rsidR="00A74FA6">
              <w:rPr>
                <w:noProof/>
                <w:webHidden/>
              </w:rPr>
              <w:fldChar w:fldCharType="separate"/>
            </w:r>
            <w:r w:rsidR="00A74FA6">
              <w:rPr>
                <w:noProof/>
                <w:webHidden/>
              </w:rPr>
              <w:t>1</w:t>
            </w:r>
            <w:r w:rsidR="00A74FA6">
              <w:rPr>
                <w:noProof/>
                <w:webHidden/>
              </w:rPr>
              <w:fldChar w:fldCharType="end"/>
            </w:r>
          </w:hyperlink>
        </w:p>
        <w:p w14:paraId="44E11514" w14:textId="2203BCB0" w:rsidR="00A74FA6" w:rsidRDefault="00EA2337">
          <w:pPr>
            <w:pStyle w:val="TOC1"/>
            <w:tabs>
              <w:tab w:val="right" w:leader="dot" w:pos="9350"/>
            </w:tabs>
            <w:rPr>
              <w:rFonts w:eastAsiaTheme="minorEastAsia"/>
              <w:noProof/>
            </w:rPr>
          </w:pPr>
          <w:hyperlink w:anchor="_Toc10827350" w:history="1">
            <w:r w:rsidR="00A74FA6" w:rsidRPr="008C4031">
              <w:rPr>
                <w:rStyle w:val="Hyperlink"/>
                <w:noProof/>
              </w:rPr>
              <w:t>Motivation</w:t>
            </w:r>
            <w:r w:rsidR="00A74FA6">
              <w:rPr>
                <w:noProof/>
                <w:webHidden/>
              </w:rPr>
              <w:tab/>
            </w:r>
            <w:r w:rsidR="00A74FA6">
              <w:rPr>
                <w:noProof/>
                <w:webHidden/>
              </w:rPr>
              <w:fldChar w:fldCharType="begin"/>
            </w:r>
            <w:r w:rsidR="00A74FA6">
              <w:rPr>
                <w:noProof/>
                <w:webHidden/>
              </w:rPr>
              <w:instrText xml:space="preserve"> PAGEREF _Toc10827350 \h </w:instrText>
            </w:r>
            <w:r w:rsidR="00A74FA6">
              <w:rPr>
                <w:noProof/>
                <w:webHidden/>
              </w:rPr>
            </w:r>
            <w:r w:rsidR="00A74FA6">
              <w:rPr>
                <w:noProof/>
                <w:webHidden/>
              </w:rPr>
              <w:fldChar w:fldCharType="separate"/>
            </w:r>
            <w:r w:rsidR="00A74FA6">
              <w:rPr>
                <w:noProof/>
                <w:webHidden/>
              </w:rPr>
              <w:t>3</w:t>
            </w:r>
            <w:r w:rsidR="00A74FA6">
              <w:rPr>
                <w:noProof/>
                <w:webHidden/>
              </w:rPr>
              <w:fldChar w:fldCharType="end"/>
            </w:r>
          </w:hyperlink>
        </w:p>
        <w:p w14:paraId="09F2856C" w14:textId="1A40B125" w:rsidR="00A74FA6" w:rsidRDefault="00EA2337">
          <w:pPr>
            <w:pStyle w:val="TOC1"/>
            <w:tabs>
              <w:tab w:val="right" w:leader="dot" w:pos="9350"/>
            </w:tabs>
            <w:rPr>
              <w:rFonts w:eastAsiaTheme="minorEastAsia"/>
              <w:noProof/>
            </w:rPr>
          </w:pPr>
          <w:hyperlink w:anchor="_Toc10827351" w:history="1">
            <w:r w:rsidR="00A74FA6" w:rsidRPr="008C4031">
              <w:rPr>
                <w:rStyle w:val="Hyperlink"/>
                <w:noProof/>
              </w:rPr>
              <w:t>Philosophy</w:t>
            </w:r>
            <w:r w:rsidR="00A74FA6">
              <w:rPr>
                <w:noProof/>
                <w:webHidden/>
              </w:rPr>
              <w:tab/>
            </w:r>
            <w:r w:rsidR="00A74FA6">
              <w:rPr>
                <w:noProof/>
                <w:webHidden/>
              </w:rPr>
              <w:fldChar w:fldCharType="begin"/>
            </w:r>
            <w:r w:rsidR="00A74FA6">
              <w:rPr>
                <w:noProof/>
                <w:webHidden/>
              </w:rPr>
              <w:instrText xml:space="preserve"> PAGEREF _Toc10827351 \h </w:instrText>
            </w:r>
            <w:r w:rsidR="00A74FA6">
              <w:rPr>
                <w:noProof/>
                <w:webHidden/>
              </w:rPr>
            </w:r>
            <w:r w:rsidR="00A74FA6">
              <w:rPr>
                <w:noProof/>
                <w:webHidden/>
              </w:rPr>
              <w:fldChar w:fldCharType="separate"/>
            </w:r>
            <w:r w:rsidR="00A74FA6">
              <w:rPr>
                <w:noProof/>
                <w:webHidden/>
              </w:rPr>
              <w:t>4</w:t>
            </w:r>
            <w:r w:rsidR="00A74FA6">
              <w:rPr>
                <w:noProof/>
                <w:webHidden/>
              </w:rPr>
              <w:fldChar w:fldCharType="end"/>
            </w:r>
          </w:hyperlink>
        </w:p>
        <w:p w14:paraId="37F53BF4" w14:textId="4E31B8D4" w:rsidR="00A74FA6" w:rsidRDefault="00EA2337">
          <w:pPr>
            <w:pStyle w:val="TOC1"/>
            <w:tabs>
              <w:tab w:val="right" w:leader="dot" w:pos="9350"/>
            </w:tabs>
            <w:rPr>
              <w:rFonts w:eastAsiaTheme="minorEastAsia"/>
              <w:noProof/>
            </w:rPr>
          </w:pPr>
          <w:hyperlink w:anchor="_Toc10827352" w:history="1">
            <w:r w:rsidR="00A74FA6" w:rsidRPr="008C4031">
              <w:rPr>
                <w:rStyle w:val="Hyperlink"/>
                <w:noProof/>
              </w:rPr>
              <w:t>Prerequisites</w:t>
            </w:r>
            <w:r w:rsidR="00A74FA6">
              <w:rPr>
                <w:noProof/>
                <w:webHidden/>
              </w:rPr>
              <w:tab/>
            </w:r>
            <w:r w:rsidR="00A74FA6">
              <w:rPr>
                <w:noProof/>
                <w:webHidden/>
              </w:rPr>
              <w:fldChar w:fldCharType="begin"/>
            </w:r>
            <w:r w:rsidR="00A74FA6">
              <w:rPr>
                <w:noProof/>
                <w:webHidden/>
              </w:rPr>
              <w:instrText xml:space="preserve"> PAGEREF _Toc10827352 \h </w:instrText>
            </w:r>
            <w:r w:rsidR="00A74FA6">
              <w:rPr>
                <w:noProof/>
                <w:webHidden/>
              </w:rPr>
            </w:r>
            <w:r w:rsidR="00A74FA6">
              <w:rPr>
                <w:noProof/>
                <w:webHidden/>
              </w:rPr>
              <w:fldChar w:fldCharType="separate"/>
            </w:r>
            <w:r w:rsidR="00A74FA6">
              <w:rPr>
                <w:noProof/>
                <w:webHidden/>
              </w:rPr>
              <w:t>5</w:t>
            </w:r>
            <w:r w:rsidR="00A74FA6">
              <w:rPr>
                <w:noProof/>
                <w:webHidden/>
              </w:rPr>
              <w:fldChar w:fldCharType="end"/>
            </w:r>
          </w:hyperlink>
        </w:p>
        <w:p w14:paraId="5609D090" w14:textId="54C38A70" w:rsidR="00A74FA6" w:rsidRDefault="00EA2337">
          <w:pPr>
            <w:pStyle w:val="TOC1"/>
            <w:tabs>
              <w:tab w:val="right" w:leader="dot" w:pos="9350"/>
            </w:tabs>
            <w:rPr>
              <w:rFonts w:eastAsiaTheme="minorEastAsia"/>
              <w:noProof/>
            </w:rPr>
          </w:pPr>
          <w:hyperlink w:anchor="_Toc10827353" w:history="1">
            <w:r w:rsidR="00A74FA6" w:rsidRPr="008C4031">
              <w:rPr>
                <w:rStyle w:val="Hyperlink"/>
                <w:noProof/>
              </w:rPr>
              <w:t>Scope</w:t>
            </w:r>
            <w:r w:rsidR="00A74FA6">
              <w:rPr>
                <w:noProof/>
                <w:webHidden/>
              </w:rPr>
              <w:tab/>
            </w:r>
            <w:r w:rsidR="00A74FA6">
              <w:rPr>
                <w:noProof/>
                <w:webHidden/>
              </w:rPr>
              <w:fldChar w:fldCharType="begin"/>
            </w:r>
            <w:r w:rsidR="00A74FA6">
              <w:rPr>
                <w:noProof/>
                <w:webHidden/>
              </w:rPr>
              <w:instrText xml:space="preserve"> PAGEREF _Toc10827353 \h </w:instrText>
            </w:r>
            <w:r w:rsidR="00A74FA6">
              <w:rPr>
                <w:noProof/>
                <w:webHidden/>
              </w:rPr>
            </w:r>
            <w:r w:rsidR="00A74FA6">
              <w:rPr>
                <w:noProof/>
                <w:webHidden/>
              </w:rPr>
              <w:fldChar w:fldCharType="separate"/>
            </w:r>
            <w:r w:rsidR="00A74FA6">
              <w:rPr>
                <w:noProof/>
                <w:webHidden/>
              </w:rPr>
              <w:t>6</w:t>
            </w:r>
            <w:r w:rsidR="00A74FA6">
              <w:rPr>
                <w:noProof/>
                <w:webHidden/>
              </w:rPr>
              <w:fldChar w:fldCharType="end"/>
            </w:r>
          </w:hyperlink>
        </w:p>
        <w:p w14:paraId="519304BF" w14:textId="5A5091AD" w:rsidR="00A74FA6" w:rsidRDefault="00EA2337">
          <w:pPr>
            <w:pStyle w:val="TOC1"/>
            <w:tabs>
              <w:tab w:val="right" w:leader="dot" w:pos="9350"/>
            </w:tabs>
            <w:rPr>
              <w:rFonts w:eastAsiaTheme="minorEastAsia"/>
              <w:noProof/>
            </w:rPr>
          </w:pPr>
          <w:hyperlink w:anchor="_Toc10827354" w:history="1">
            <w:r w:rsidR="00A74FA6" w:rsidRPr="008C4031">
              <w:rPr>
                <w:rStyle w:val="Hyperlink"/>
                <w:noProof/>
              </w:rPr>
              <w:t>Components list</w:t>
            </w:r>
            <w:r w:rsidR="00A74FA6">
              <w:rPr>
                <w:noProof/>
                <w:webHidden/>
              </w:rPr>
              <w:tab/>
            </w:r>
            <w:r w:rsidR="00A74FA6">
              <w:rPr>
                <w:noProof/>
                <w:webHidden/>
              </w:rPr>
              <w:fldChar w:fldCharType="begin"/>
            </w:r>
            <w:r w:rsidR="00A74FA6">
              <w:rPr>
                <w:noProof/>
                <w:webHidden/>
              </w:rPr>
              <w:instrText xml:space="preserve"> PAGEREF _Toc10827354 \h </w:instrText>
            </w:r>
            <w:r w:rsidR="00A74FA6">
              <w:rPr>
                <w:noProof/>
                <w:webHidden/>
              </w:rPr>
            </w:r>
            <w:r w:rsidR="00A74FA6">
              <w:rPr>
                <w:noProof/>
                <w:webHidden/>
              </w:rPr>
              <w:fldChar w:fldCharType="separate"/>
            </w:r>
            <w:r w:rsidR="00A74FA6">
              <w:rPr>
                <w:noProof/>
                <w:webHidden/>
              </w:rPr>
              <w:t>6</w:t>
            </w:r>
            <w:r w:rsidR="00A74FA6">
              <w:rPr>
                <w:noProof/>
                <w:webHidden/>
              </w:rPr>
              <w:fldChar w:fldCharType="end"/>
            </w:r>
          </w:hyperlink>
        </w:p>
        <w:p w14:paraId="1029E476" w14:textId="6AF12C40" w:rsidR="00A74FA6" w:rsidRDefault="00EA2337">
          <w:pPr>
            <w:pStyle w:val="TOC2"/>
            <w:tabs>
              <w:tab w:val="right" w:leader="dot" w:pos="9350"/>
            </w:tabs>
            <w:rPr>
              <w:rFonts w:eastAsiaTheme="minorEastAsia"/>
              <w:noProof/>
            </w:rPr>
          </w:pPr>
          <w:hyperlink w:anchor="_Toc10827355" w:history="1">
            <w:r w:rsidR="00A74FA6" w:rsidRPr="008C4031">
              <w:rPr>
                <w:rStyle w:val="Hyperlink"/>
                <w:noProof/>
              </w:rPr>
              <w:t>Common Data Service Entities</w:t>
            </w:r>
            <w:r w:rsidR="00A74FA6">
              <w:rPr>
                <w:noProof/>
                <w:webHidden/>
              </w:rPr>
              <w:tab/>
            </w:r>
            <w:r w:rsidR="00A74FA6">
              <w:rPr>
                <w:noProof/>
                <w:webHidden/>
              </w:rPr>
              <w:fldChar w:fldCharType="begin"/>
            </w:r>
            <w:r w:rsidR="00A74FA6">
              <w:rPr>
                <w:noProof/>
                <w:webHidden/>
              </w:rPr>
              <w:instrText xml:space="preserve"> PAGEREF _Toc10827355 \h </w:instrText>
            </w:r>
            <w:r w:rsidR="00A74FA6">
              <w:rPr>
                <w:noProof/>
                <w:webHidden/>
              </w:rPr>
            </w:r>
            <w:r w:rsidR="00A74FA6">
              <w:rPr>
                <w:noProof/>
                <w:webHidden/>
              </w:rPr>
              <w:fldChar w:fldCharType="separate"/>
            </w:r>
            <w:r w:rsidR="00A74FA6">
              <w:rPr>
                <w:noProof/>
                <w:webHidden/>
              </w:rPr>
              <w:t>6</w:t>
            </w:r>
            <w:r w:rsidR="00A74FA6">
              <w:rPr>
                <w:noProof/>
                <w:webHidden/>
              </w:rPr>
              <w:fldChar w:fldCharType="end"/>
            </w:r>
          </w:hyperlink>
        </w:p>
        <w:p w14:paraId="322E4AE0" w14:textId="2EF30EA3" w:rsidR="00A74FA6" w:rsidRDefault="00EA2337">
          <w:pPr>
            <w:pStyle w:val="TOC3"/>
            <w:tabs>
              <w:tab w:val="right" w:leader="dot" w:pos="9350"/>
            </w:tabs>
            <w:rPr>
              <w:rFonts w:eastAsiaTheme="minorEastAsia"/>
              <w:noProof/>
            </w:rPr>
          </w:pPr>
          <w:hyperlink w:anchor="_Toc10827356" w:history="1">
            <w:r w:rsidR="00A74FA6" w:rsidRPr="008C4031">
              <w:rPr>
                <w:rStyle w:val="Hyperlink"/>
                <w:noProof/>
              </w:rPr>
              <w:t>Environments</w:t>
            </w:r>
            <w:r w:rsidR="00A74FA6">
              <w:rPr>
                <w:noProof/>
                <w:webHidden/>
              </w:rPr>
              <w:tab/>
            </w:r>
            <w:r w:rsidR="00A74FA6">
              <w:rPr>
                <w:noProof/>
                <w:webHidden/>
              </w:rPr>
              <w:fldChar w:fldCharType="begin"/>
            </w:r>
            <w:r w:rsidR="00A74FA6">
              <w:rPr>
                <w:noProof/>
                <w:webHidden/>
              </w:rPr>
              <w:instrText xml:space="preserve"> PAGEREF _Toc10827356 \h </w:instrText>
            </w:r>
            <w:r w:rsidR="00A74FA6">
              <w:rPr>
                <w:noProof/>
                <w:webHidden/>
              </w:rPr>
            </w:r>
            <w:r w:rsidR="00A74FA6">
              <w:rPr>
                <w:noProof/>
                <w:webHidden/>
              </w:rPr>
              <w:fldChar w:fldCharType="separate"/>
            </w:r>
            <w:r w:rsidR="00A74FA6">
              <w:rPr>
                <w:noProof/>
                <w:webHidden/>
              </w:rPr>
              <w:t>6</w:t>
            </w:r>
            <w:r w:rsidR="00A74FA6">
              <w:rPr>
                <w:noProof/>
                <w:webHidden/>
              </w:rPr>
              <w:fldChar w:fldCharType="end"/>
            </w:r>
          </w:hyperlink>
        </w:p>
        <w:p w14:paraId="34FB3C35" w14:textId="20F6FC56" w:rsidR="00A74FA6" w:rsidRDefault="00EA2337">
          <w:pPr>
            <w:pStyle w:val="TOC3"/>
            <w:tabs>
              <w:tab w:val="right" w:leader="dot" w:pos="9350"/>
            </w:tabs>
            <w:rPr>
              <w:rFonts w:eastAsiaTheme="minorEastAsia"/>
              <w:noProof/>
            </w:rPr>
          </w:pPr>
          <w:hyperlink w:anchor="_Toc10827357" w:history="1">
            <w:r w:rsidR="00A74FA6" w:rsidRPr="008C4031">
              <w:rPr>
                <w:rStyle w:val="Hyperlink"/>
                <w:rFonts w:cstheme="minorHAnsi"/>
                <w:noProof/>
              </w:rPr>
              <w:t>PowerApps Apps</w:t>
            </w:r>
            <w:r w:rsidR="00A74FA6">
              <w:rPr>
                <w:noProof/>
                <w:webHidden/>
              </w:rPr>
              <w:tab/>
            </w:r>
            <w:r w:rsidR="00A74FA6">
              <w:rPr>
                <w:noProof/>
                <w:webHidden/>
              </w:rPr>
              <w:fldChar w:fldCharType="begin"/>
            </w:r>
            <w:r w:rsidR="00A74FA6">
              <w:rPr>
                <w:noProof/>
                <w:webHidden/>
              </w:rPr>
              <w:instrText xml:space="preserve"> PAGEREF _Toc10827357 \h </w:instrText>
            </w:r>
            <w:r w:rsidR="00A74FA6">
              <w:rPr>
                <w:noProof/>
                <w:webHidden/>
              </w:rPr>
            </w:r>
            <w:r w:rsidR="00A74FA6">
              <w:rPr>
                <w:noProof/>
                <w:webHidden/>
              </w:rPr>
              <w:fldChar w:fldCharType="separate"/>
            </w:r>
            <w:r w:rsidR="00A74FA6">
              <w:rPr>
                <w:noProof/>
                <w:webHidden/>
              </w:rPr>
              <w:t>6</w:t>
            </w:r>
            <w:r w:rsidR="00A74FA6">
              <w:rPr>
                <w:noProof/>
                <w:webHidden/>
              </w:rPr>
              <w:fldChar w:fldCharType="end"/>
            </w:r>
          </w:hyperlink>
        </w:p>
        <w:p w14:paraId="25418603" w14:textId="0E63F4D0" w:rsidR="00A74FA6" w:rsidRDefault="00EA2337">
          <w:pPr>
            <w:pStyle w:val="TOC3"/>
            <w:tabs>
              <w:tab w:val="right" w:leader="dot" w:pos="9350"/>
            </w:tabs>
            <w:rPr>
              <w:rFonts w:eastAsiaTheme="minorEastAsia"/>
              <w:noProof/>
            </w:rPr>
          </w:pPr>
          <w:hyperlink w:anchor="_Toc10827358" w:history="1">
            <w:r w:rsidR="00A74FA6" w:rsidRPr="008C4031">
              <w:rPr>
                <w:rStyle w:val="Hyperlink"/>
                <w:rFonts w:cstheme="minorHAnsi"/>
                <w:noProof/>
              </w:rPr>
              <w:t>Flows</w:t>
            </w:r>
            <w:r w:rsidR="00A74FA6">
              <w:rPr>
                <w:noProof/>
                <w:webHidden/>
              </w:rPr>
              <w:tab/>
            </w:r>
            <w:r w:rsidR="00A74FA6">
              <w:rPr>
                <w:noProof/>
                <w:webHidden/>
              </w:rPr>
              <w:fldChar w:fldCharType="begin"/>
            </w:r>
            <w:r w:rsidR="00A74FA6">
              <w:rPr>
                <w:noProof/>
                <w:webHidden/>
              </w:rPr>
              <w:instrText xml:space="preserve"> PAGEREF _Toc10827358 \h </w:instrText>
            </w:r>
            <w:r w:rsidR="00A74FA6">
              <w:rPr>
                <w:noProof/>
                <w:webHidden/>
              </w:rPr>
            </w:r>
            <w:r w:rsidR="00A74FA6">
              <w:rPr>
                <w:noProof/>
                <w:webHidden/>
              </w:rPr>
              <w:fldChar w:fldCharType="separate"/>
            </w:r>
            <w:r w:rsidR="00A74FA6">
              <w:rPr>
                <w:noProof/>
                <w:webHidden/>
              </w:rPr>
              <w:t>6</w:t>
            </w:r>
            <w:r w:rsidR="00A74FA6">
              <w:rPr>
                <w:noProof/>
                <w:webHidden/>
              </w:rPr>
              <w:fldChar w:fldCharType="end"/>
            </w:r>
          </w:hyperlink>
        </w:p>
        <w:p w14:paraId="5DBEE2E0" w14:textId="53FC0751" w:rsidR="00A74FA6" w:rsidRDefault="00EA2337">
          <w:pPr>
            <w:pStyle w:val="TOC3"/>
            <w:tabs>
              <w:tab w:val="right" w:leader="dot" w:pos="9350"/>
            </w:tabs>
            <w:rPr>
              <w:rFonts w:eastAsiaTheme="minorEastAsia"/>
              <w:noProof/>
            </w:rPr>
          </w:pPr>
          <w:hyperlink w:anchor="_Toc10827359" w:history="1">
            <w:r w:rsidR="00A74FA6" w:rsidRPr="008C4031">
              <w:rPr>
                <w:rStyle w:val="Hyperlink"/>
                <w:rFonts w:cstheme="minorHAnsi"/>
                <w:noProof/>
              </w:rPr>
              <w:t>Connectors</w:t>
            </w:r>
            <w:r w:rsidR="00A74FA6">
              <w:rPr>
                <w:noProof/>
                <w:webHidden/>
              </w:rPr>
              <w:tab/>
            </w:r>
            <w:r w:rsidR="00A74FA6">
              <w:rPr>
                <w:noProof/>
                <w:webHidden/>
              </w:rPr>
              <w:fldChar w:fldCharType="begin"/>
            </w:r>
            <w:r w:rsidR="00A74FA6">
              <w:rPr>
                <w:noProof/>
                <w:webHidden/>
              </w:rPr>
              <w:instrText xml:space="preserve"> PAGEREF _Toc10827359 \h </w:instrText>
            </w:r>
            <w:r w:rsidR="00A74FA6">
              <w:rPr>
                <w:noProof/>
                <w:webHidden/>
              </w:rPr>
            </w:r>
            <w:r w:rsidR="00A74FA6">
              <w:rPr>
                <w:noProof/>
                <w:webHidden/>
              </w:rPr>
              <w:fldChar w:fldCharType="separate"/>
            </w:r>
            <w:r w:rsidR="00A74FA6">
              <w:rPr>
                <w:noProof/>
                <w:webHidden/>
              </w:rPr>
              <w:t>6</w:t>
            </w:r>
            <w:r w:rsidR="00A74FA6">
              <w:rPr>
                <w:noProof/>
                <w:webHidden/>
              </w:rPr>
              <w:fldChar w:fldCharType="end"/>
            </w:r>
          </w:hyperlink>
        </w:p>
        <w:p w14:paraId="7F1297A5" w14:textId="2BDE754C" w:rsidR="00A74FA6" w:rsidRDefault="00EA2337">
          <w:pPr>
            <w:pStyle w:val="TOC3"/>
            <w:tabs>
              <w:tab w:val="right" w:leader="dot" w:pos="9350"/>
            </w:tabs>
            <w:rPr>
              <w:rFonts w:eastAsiaTheme="minorEastAsia"/>
              <w:noProof/>
            </w:rPr>
          </w:pPr>
          <w:hyperlink w:anchor="_Toc10827360" w:history="1">
            <w:r w:rsidR="00A74FA6" w:rsidRPr="008C4031">
              <w:rPr>
                <w:rStyle w:val="Hyperlink"/>
                <w:rFonts w:cstheme="minorHAnsi"/>
                <w:noProof/>
              </w:rPr>
              <w:t>Connection References</w:t>
            </w:r>
            <w:r w:rsidR="00A74FA6">
              <w:rPr>
                <w:noProof/>
                <w:webHidden/>
              </w:rPr>
              <w:tab/>
            </w:r>
            <w:r w:rsidR="00A74FA6">
              <w:rPr>
                <w:noProof/>
                <w:webHidden/>
              </w:rPr>
              <w:fldChar w:fldCharType="begin"/>
            </w:r>
            <w:r w:rsidR="00A74FA6">
              <w:rPr>
                <w:noProof/>
                <w:webHidden/>
              </w:rPr>
              <w:instrText xml:space="preserve"> PAGEREF _Toc10827360 \h </w:instrText>
            </w:r>
            <w:r w:rsidR="00A74FA6">
              <w:rPr>
                <w:noProof/>
                <w:webHidden/>
              </w:rPr>
            </w:r>
            <w:r w:rsidR="00A74FA6">
              <w:rPr>
                <w:noProof/>
                <w:webHidden/>
              </w:rPr>
              <w:fldChar w:fldCharType="separate"/>
            </w:r>
            <w:r w:rsidR="00A74FA6">
              <w:rPr>
                <w:noProof/>
                <w:webHidden/>
              </w:rPr>
              <w:t>6</w:t>
            </w:r>
            <w:r w:rsidR="00A74FA6">
              <w:rPr>
                <w:noProof/>
                <w:webHidden/>
              </w:rPr>
              <w:fldChar w:fldCharType="end"/>
            </w:r>
          </w:hyperlink>
        </w:p>
        <w:p w14:paraId="075080D8" w14:textId="1C42BE14" w:rsidR="00A74FA6" w:rsidRDefault="00EA2337">
          <w:pPr>
            <w:pStyle w:val="TOC3"/>
            <w:tabs>
              <w:tab w:val="right" w:leader="dot" w:pos="9350"/>
            </w:tabs>
            <w:rPr>
              <w:rFonts w:eastAsiaTheme="minorEastAsia"/>
              <w:noProof/>
            </w:rPr>
          </w:pPr>
          <w:hyperlink w:anchor="_Toc10827361" w:history="1">
            <w:r w:rsidR="00A74FA6" w:rsidRPr="008C4031">
              <w:rPr>
                <w:rStyle w:val="Hyperlink"/>
                <w:rFonts w:cstheme="minorHAnsi"/>
                <w:noProof/>
              </w:rPr>
              <w:t>Makers</w:t>
            </w:r>
            <w:r w:rsidR="00A74FA6">
              <w:rPr>
                <w:noProof/>
                <w:webHidden/>
              </w:rPr>
              <w:tab/>
            </w:r>
            <w:r w:rsidR="00A74FA6">
              <w:rPr>
                <w:noProof/>
                <w:webHidden/>
              </w:rPr>
              <w:fldChar w:fldCharType="begin"/>
            </w:r>
            <w:r w:rsidR="00A74FA6">
              <w:rPr>
                <w:noProof/>
                <w:webHidden/>
              </w:rPr>
              <w:instrText xml:space="preserve"> PAGEREF _Toc10827361 \h </w:instrText>
            </w:r>
            <w:r w:rsidR="00A74FA6">
              <w:rPr>
                <w:noProof/>
                <w:webHidden/>
              </w:rPr>
            </w:r>
            <w:r w:rsidR="00A74FA6">
              <w:rPr>
                <w:noProof/>
                <w:webHidden/>
              </w:rPr>
              <w:fldChar w:fldCharType="separate"/>
            </w:r>
            <w:r w:rsidR="00A74FA6">
              <w:rPr>
                <w:noProof/>
                <w:webHidden/>
              </w:rPr>
              <w:t>6</w:t>
            </w:r>
            <w:r w:rsidR="00A74FA6">
              <w:rPr>
                <w:noProof/>
                <w:webHidden/>
              </w:rPr>
              <w:fldChar w:fldCharType="end"/>
            </w:r>
          </w:hyperlink>
        </w:p>
        <w:p w14:paraId="366B8129" w14:textId="43D37070" w:rsidR="00A74FA6" w:rsidRDefault="00EA2337">
          <w:pPr>
            <w:pStyle w:val="TOC3"/>
            <w:tabs>
              <w:tab w:val="right" w:leader="dot" w:pos="9350"/>
            </w:tabs>
            <w:rPr>
              <w:rFonts w:eastAsiaTheme="minorEastAsia"/>
              <w:noProof/>
            </w:rPr>
          </w:pPr>
          <w:hyperlink w:anchor="_Toc10827362" w:history="1">
            <w:r w:rsidR="00A74FA6" w:rsidRPr="008C4031">
              <w:rPr>
                <w:rStyle w:val="Hyperlink"/>
                <w:rFonts w:cstheme="minorHAnsi"/>
                <w:noProof/>
              </w:rPr>
              <w:t>Audit Logs</w:t>
            </w:r>
            <w:r w:rsidR="00A74FA6">
              <w:rPr>
                <w:noProof/>
                <w:webHidden/>
              </w:rPr>
              <w:tab/>
            </w:r>
            <w:r w:rsidR="00A74FA6">
              <w:rPr>
                <w:noProof/>
                <w:webHidden/>
              </w:rPr>
              <w:fldChar w:fldCharType="begin"/>
            </w:r>
            <w:r w:rsidR="00A74FA6">
              <w:rPr>
                <w:noProof/>
                <w:webHidden/>
              </w:rPr>
              <w:instrText xml:space="preserve"> PAGEREF _Toc10827362 \h </w:instrText>
            </w:r>
            <w:r w:rsidR="00A74FA6">
              <w:rPr>
                <w:noProof/>
                <w:webHidden/>
              </w:rPr>
            </w:r>
            <w:r w:rsidR="00A74FA6">
              <w:rPr>
                <w:noProof/>
                <w:webHidden/>
              </w:rPr>
              <w:fldChar w:fldCharType="separate"/>
            </w:r>
            <w:r w:rsidR="00A74FA6">
              <w:rPr>
                <w:noProof/>
                <w:webHidden/>
              </w:rPr>
              <w:t>6</w:t>
            </w:r>
            <w:r w:rsidR="00A74FA6">
              <w:rPr>
                <w:noProof/>
                <w:webHidden/>
              </w:rPr>
              <w:fldChar w:fldCharType="end"/>
            </w:r>
          </w:hyperlink>
        </w:p>
        <w:p w14:paraId="5546DF8E" w14:textId="20F83C7E" w:rsidR="00A74FA6" w:rsidRDefault="00EA2337">
          <w:pPr>
            <w:pStyle w:val="TOC3"/>
            <w:tabs>
              <w:tab w:val="right" w:leader="dot" w:pos="9350"/>
            </w:tabs>
            <w:rPr>
              <w:rFonts w:eastAsiaTheme="minorEastAsia"/>
              <w:noProof/>
            </w:rPr>
          </w:pPr>
          <w:hyperlink w:anchor="_Toc10827363" w:history="1">
            <w:r w:rsidR="00A74FA6" w:rsidRPr="008C4031">
              <w:rPr>
                <w:rStyle w:val="Hyperlink"/>
                <w:rFonts w:cstheme="minorHAnsi"/>
                <w:noProof/>
              </w:rPr>
              <w:t>COE Settings</w:t>
            </w:r>
            <w:r w:rsidR="00A74FA6">
              <w:rPr>
                <w:noProof/>
                <w:webHidden/>
              </w:rPr>
              <w:tab/>
            </w:r>
            <w:r w:rsidR="00A74FA6">
              <w:rPr>
                <w:noProof/>
                <w:webHidden/>
              </w:rPr>
              <w:fldChar w:fldCharType="begin"/>
            </w:r>
            <w:r w:rsidR="00A74FA6">
              <w:rPr>
                <w:noProof/>
                <w:webHidden/>
              </w:rPr>
              <w:instrText xml:space="preserve"> PAGEREF _Toc10827363 \h </w:instrText>
            </w:r>
            <w:r w:rsidR="00A74FA6">
              <w:rPr>
                <w:noProof/>
                <w:webHidden/>
              </w:rPr>
            </w:r>
            <w:r w:rsidR="00A74FA6">
              <w:rPr>
                <w:noProof/>
                <w:webHidden/>
              </w:rPr>
              <w:fldChar w:fldCharType="separate"/>
            </w:r>
            <w:r w:rsidR="00A74FA6">
              <w:rPr>
                <w:noProof/>
                <w:webHidden/>
              </w:rPr>
              <w:t>7</w:t>
            </w:r>
            <w:r w:rsidR="00A74FA6">
              <w:rPr>
                <w:noProof/>
                <w:webHidden/>
              </w:rPr>
              <w:fldChar w:fldCharType="end"/>
            </w:r>
          </w:hyperlink>
        </w:p>
        <w:p w14:paraId="1AFB2660" w14:textId="7B44495A" w:rsidR="00A74FA6" w:rsidRDefault="00EA2337">
          <w:pPr>
            <w:pStyle w:val="TOC2"/>
            <w:tabs>
              <w:tab w:val="right" w:leader="dot" w:pos="9350"/>
            </w:tabs>
            <w:rPr>
              <w:rFonts w:eastAsiaTheme="minorEastAsia"/>
              <w:noProof/>
            </w:rPr>
          </w:pPr>
          <w:hyperlink w:anchor="_Toc10827364" w:history="1">
            <w:r w:rsidR="00A74FA6" w:rsidRPr="008C4031">
              <w:rPr>
                <w:rStyle w:val="Hyperlink"/>
                <w:rFonts w:cstheme="minorHAnsi"/>
                <w:noProof/>
              </w:rPr>
              <w:t>Flows</w:t>
            </w:r>
            <w:r w:rsidR="00A74FA6">
              <w:rPr>
                <w:noProof/>
                <w:webHidden/>
              </w:rPr>
              <w:tab/>
            </w:r>
            <w:r w:rsidR="00A74FA6">
              <w:rPr>
                <w:noProof/>
                <w:webHidden/>
              </w:rPr>
              <w:fldChar w:fldCharType="begin"/>
            </w:r>
            <w:r w:rsidR="00A74FA6">
              <w:rPr>
                <w:noProof/>
                <w:webHidden/>
              </w:rPr>
              <w:instrText xml:space="preserve"> PAGEREF _Toc10827364 \h </w:instrText>
            </w:r>
            <w:r w:rsidR="00A74FA6">
              <w:rPr>
                <w:noProof/>
                <w:webHidden/>
              </w:rPr>
            </w:r>
            <w:r w:rsidR="00A74FA6">
              <w:rPr>
                <w:noProof/>
                <w:webHidden/>
              </w:rPr>
              <w:fldChar w:fldCharType="separate"/>
            </w:r>
            <w:r w:rsidR="00A74FA6">
              <w:rPr>
                <w:noProof/>
                <w:webHidden/>
              </w:rPr>
              <w:t>7</w:t>
            </w:r>
            <w:r w:rsidR="00A74FA6">
              <w:rPr>
                <w:noProof/>
                <w:webHidden/>
              </w:rPr>
              <w:fldChar w:fldCharType="end"/>
            </w:r>
          </w:hyperlink>
        </w:p>
        <w:p w14:paraId="2FFBF7E9" w14:textId="4D3D5749" w:rsidR="00A74FA6" w:rsidRDefault="00EA2337">
          <w:pPr>
            <w:pStyle w:val="TOC3"/>
            <w:tabs>
              <w:tab w:val="right" w:leader="dot" w:pos="9350"/>
            </w:tabs>
            <w:rPr>
              <w:rFonts w:eastAsiaTheme="minorEastAsia"/>
              <w:noProof/>
            </w:rPr>
          </w:pPr>
          <w:hyperlink w:anchor="_Toc10827365" w:history="1">
            <w:r w:rsidR="00A74FA6" w:rsidRPr="008C4031">
              <w:rPr>
                <w:rStyle w:val="Hyperlink"/>
                <w:rFonts w:cstheme="minorHAnsi"/>
                <w:noProof/>
              </w:rPr>
              <w:t>Admin | Sync</w:t>
            </w:r>
            <w:r w:rsidR="00A74FA6">
              <w:rPr>
                <w:noProof/>
                <w:webHidden/>
              </w:rPr>
              <w:tab/>
            </w:r>
            <w:r w:rsidR="00A74FA6">
              <w:rPr>
                <w:noProof/>
                <w:webHidden/>
              </w:rPr>
              <w:fldChar w:fldCharType="begin"/>
            </w:r>
            <w:r w:rsidR="00A74FA6">
              <w:rPr>
                <w:noProof/>
                <w:webHidden/>
              </w:rPr>
              <w:instrText xml:space="preserve"> PAGEREF _Toc10827365 \h </w:instrText>
            </w:r>
            <w:r w:rsidR="00A74FA6">
              <w:rPr>
                <w:noProof/>
                <w:webHidden/>
              </w:rPr>
            </w:r>
            <w:r w:rsidR="00A74FA6">
              <w:rPr>
                <w:noProof/>
                <w:webHidden/>
              </w:rPr>
              <w:fldChar w:fldCharType="separate"/>
            </w:r>
            <w:r w:rsidR="00A74FA6">
              <w:rPr>
                <w:noProof/>
                <w:webHidden/>
              </w:rPr>
              <w:t>7</w:t>
            </w:r>
            <w:r w:rsidR="00A74FA6">
              <w:rPr>
                <w:noProof/>
                <w:webHidden/>
              </w:rPr>
              <w:fldChar w:fldCharType="end"/>
            </w:r>
          </w:hyperlink>
        </w:p>
        <w:p w14:paraId="7062609C" w14:textId="21DB810F" w:rsidR="00A74FA6" w:rsidRDefault="00EA2337">
          <w:pPr>
            <w:pStyle w:val="TOC3"/>
            <w:tabs>
              <w:tab w:val="right" w:leader="dot" w:pos="9350"/>
            </w:tabs>
            <w:rPr>
              <w:rFonts w:eastAsiaTheme="minorEastAsia"/>
              <w:noProof/>
            </w:rPr>
          </w:pPr>
          <w:hyperlink w:anchor="_Toc10827366" w:history="1">
            <w:r w:rsidR="00A74FA6" w:rsidRPr="008C4031">
              <w:rPr>
                <w:rStyle w:val="Hyperlink"/>
                <w:rFonts w:cstheme="minorHAnsi"/>
                <w:noProof/>
              </w:rPr>
              <w:t>Admin | Sync Audit Logs</w:t>
            </w:r>
            <w:r w:rsidR="00A74FA6">
              <w:rPr>
                <w:noProof/>
                <w:webHidden/>
              </w:rPr>
              <w:tab/>
            </w:r>
            <w:r w:rsidR="00A74FA6">
              <w:rPr>
                <w:noProof/>
                <w:webHidden/>
              </w:rPr>
              <w:fldChar w:fldCharType="begin"/>
            </w:r>
            <w:r w:rsidR="00A74FA6">
              <w:rPr>
                <w:noProof/>
                <w:webHidden/>
              </w:rPr>
              <w:instrText xml:space="preserve"> PAGEREF _Toc10827366 \h </w:instrText>
            </w:r>
            <w:r w:rsidR="00A74FA6">
              <w:rPr>
                <w:noProof/>
                <w:webHidden/>
              </w:rPr>
            </w:r>
            <w:r w:rsidR="00A74FA6">
              <w:rPr>
                <w:noProof/>
                <w:webHidden/>
              </w:rPr>
              <w:fldChar w:fldCharType="separate"/>
            </w:r>
            <w:r w:rsidR="00A74FA6">
              <w:rPr>
                <w:noProof/>
                <w:webHidden/>
              </w:rPr>
              <w:t>7</w:t>
            </w:r>
            <w:r w:rsidR="00A74FA6">
              <w:rPr>
                <w:noProof/>
                <w:webHidden/>
              </w:rPr>
              <w:fldChar w:fldCharType="end"/>
            </w:r>
          </w:hyperlink>
        </w:p>
        <w:p w14:paraId="09213F01" w14:textId="25B59305" w:rsidR="00A74FA6" w:rsidRDefault="00EA2337">
          <w:pPr>
            <w:pStyle w:val="TOC3"/>
            <w:tabs>
              <w:tab w:val="right" w:leader="dot" w:pos="9350"/>
            </w:tabs>
            <w:rPr>
              <w:rFonts w:eastAsiaTheme="minorEastAsia"/>
              <w:noProof/>
            </w:rPr>
          </w:pPr>
          <w:hyperlink w:anchor="_Toc10827367" w:history="1">
            <w:r w:rsidR="00A74FA6" w:rsidRPr="008C4031">
              <w:rPr>
                <w:rStyle w:val="Hyperlink"/>
                <w:rFonts w:cstheme="minorHAnsi"/>
                <w:noProof/>
              </w:rPr>
              <w:t>Admin | Welcome Email</w:t>
            </w:r>
            <w:r w:rsidR="00A74FA6">
              <w:rPr>
                <w:noProof/>
                <w:webHidden/>
              </w:rPr>
              <w:tab/>
            </w:r>
            <w:r w:rsidR="00A74FA6">
              <w:rPr>
                <w:noProof/>
                <w:webHidden/>
              </w:rPr>
              <w:fldChar w:fldCharType="begin"/>
            </w:r>
            <w:r w:rsidR="00A74FA6">
              <w:rPr>
                <w:noProof/>
                <w:webHidden/>
              </w:rPr>
              <w:instrText xml:space="preserve"> PAGEREF _Toc10827367 \h </w:instrText>
            </w:r>
            <w:r w:rsidR="00A74FA6">
              <w:rPr>
                <w:noProof/>
                <w:webHidden/>
              </w:rPr>
            </w:r>
            <w:r w:rsidR="00A74FA6">
              <w:rPr>
                <w:noProof/>
                <w:webHidden/>
              </w:rPr>
              <w:fldChar w:fldCharType="separate"/>
            </w:r>
            <w:r w:rsidR="00A74FA6">
              <w:rPr>
                <w:noProof/>
                <w:webHidden/>
              </w:rPr>
              <w:t>7</w:t>
            </w:r>
            <w:r w:rsidR="00A74FA6">
              <w:rPr>
                <w:noProof/>
                <w:webHidden/>
              </w:rPr>
              <w:fldChar w:fldCharType="end"/>
            </w:r>
          </w:hyperlink>
        </w:p>
        <w:p w14:paraId="5B7AC66E" w14:textId="42AF7718" w:rsidR="00A74FA6" w:rsidRDefault="00EA2337">
          <w:pPr>
            <w:pStyle w:val="TOC3"/>
            <w:tabs>
              <w:tab w:val="right" w:leader="dot" w:pos="9350"/>
            </w:tabs>
            <w:rPr>
              <w:rFonts w:eastAsiaTheme="minorEastAsia"/>
              <w:noProof/>
            </w:rPr>
          </w:pPr>
          <w:hyperlink w:anchor="_Toc10827368" w:history="1">
            <w:r w:rsidR="00A74FA6" w:rsidRPr="008C4031">
              <w:rPr>
                <w:rStyle w:val="Hyperlink"/>
                <w:rFonts w:cstheme="minorHAnsi"/>
                <w:noProof/>
              </w:rPr>
              <w:t>Admin | Compliance detail request</w:t>
            </w:r>
            <w:r w:rsidR="00A74FA6">
              <w:rPr>
                <w:noProof/>
                <w:webHidden/>
              </w:rPr>
              <w:tab/>
            </w:r>
            <w:r w:rsidR="00A74FA6">
              <w:rPr>
                <w:noProof/>
                <w:webHidden/>
              </w:rPr>
              <w:fldChar w:fldCharType="begin"/>
            </w:r>
            <w:r w:rsidR="00A74FA6">
              <w:rPr>
                <w:noProof/>
                <w:webHidden/>
              </w:rPr>
              <w:instrText xml:space="preserve"> PAGEREF _Toc10827368 \h </w:instrText>
            </w:r>
            <w:r w:rsidR="00A74FA6">
              <w:rPr>
                <w:noProof/>
                <w:webHidden/>
              </w:rPr>
            </w:r>
            <w:r w:rsidR="00A74FA6">
              <w:rPr>
                <w:noProof/>
                <w:webHidden/>
              </w:rPr>
              <w:fldChar w:fldCharType="separate"/>
            </w:r>
            <w:r w:rsidR="00A74FA6">
              <w:rPr>
                <w:noProof/>
                <w:webHidden/>
              </w:rPr>
              <w:t>7</w:t>
            </w:r>
            <w:r w:rsidR="00A74FA6">
              <w:rPr>
                <w:noProof/>
                <w:webHidden/>
              </w:rPr>
              <w:fldChar w:fldCharType="end"/>
            </w:r>
          </w:hyperlink>
        </w:p>
        <w:p w14:paraId="101B453A" w14:textId="78345D11" w:rsidR="00A74FA6" w:rsidRDefault="00EA2337">
          <w:pPr>
            <w:pStyle w:val="TOC2"/>
            <w:tabs>
              <w:tab w:val="right" w:leader="dot" w:pos="9350"/>
            </w:tabs>
            <w:rPr>
              <w:rFonts w:eastAsiaTheme="minorEastAsia"/>
              <w:noProof/>
            </w:rPr>
          </w:pPr>
          <w:hyperlink w:anchor="_Toc10827369" w:history="1">
            <w:r w:rsidR="00A74FA6" w:rsidRPr="008C4031">
              <w:rPr>
                <w:rStyle w:val="Hyperlink"/>
                <w:noProof/>
              </w:rPr>
              <w:t>Canvas Apps</w:t>
            </w:r>
            <w:r w:rsidR="00A74FA6">
              <w:rPr>
                <w:noProof/>
                <w:webHidden/>
              </w:rPr>
              <w:tab/>
            </w:r>
            <w:r w:rsidR="00A74FA6">
              <w:rPr>
                <w:noProof/>
                <w:webHidden/>
              </w:rPr>
              <w:fldChar w:fldCharType="begin"/>
            </w:r>
            <w:r w:rsidR="00A74FA6">
              <w:rPr>
                <w:noProof/>
                <w:webHidden/>
              </w:rPr>
              <w:instrText xml:space="preserve"> PAGEREF _Toc10827369 \h </w:instrText>
            </w:r>
            <w:r w:rsidR="00A74FA6">
              <w:rPr>
                <w:noProof/>
                <w:webHidden/>
              </w:rPr>
            </w:r>
            <w:r w:rsidR="00A74FA6">
              <w:rPr>
                <w:noProof/>
                <w:webHidden/>
              </w:rPr>
              <w:fldChar w:fldCharType="separate"/>
            </w:r>
            <w:r w:rsidR="00A74FA6">
              <w:rPr>
                <w:noProof/>
                <w:webHidden/>
              </w:rPr>
              <w:t>8</w:t>
            </w:r>
            <w:r w:rsidR="00A74FA6">
              <w:rPr>
                <w:noProof/>
                <w:webHidden/>
              </w:rPr>
              <w:fldChar w:fldCharType="end"/>
            </w:r>
          </w:hyperlink>
        </w:p>
        <w:p w14:paraId="013B7EB1" w14:textId="0B0C972A" w:rsidR="00A74FA6" w:rsidRDefault="00EA2337">
          <w:pPr>
            <w:pStyle w:val="TOC3"/>
            <w:tabs>
              <w:tab w:val="right" w:leader="dot" w:pos="9350"/>
            </w:tabs>
            <w:rPr>
              <w:rFonts w:eastAsiaTheme="minorEastAsia"/>
              <w:noProof/>
            </w:rPr>
          </w:pPr>
          <w:hyperlink w:anchor="_Toc10827370" w:history="1">
            <w:r w:rsidR="00A74FA6" w:rsidRPr="008C4031">
              <w:rPr>
                <w:rStyle w:val="Hyperlink"/>
                <w:noProof/>
              </w:rPr>
              <w:t>Developer Compliance Center</w:t>
            </w:r>
            <w:r w:rsidR="00A74FA6">
              <w:rPr>
                <w:noProof/>
                <w:webHidden/>
              </w:rPr>
              <w:tab/>
            </w:r>
            <w:r w:rsidR="00A74FA6">
              <w:rPr>
                <w:noProof/>
                <w:webHidden/>
              </w:rPr>
              <w:fldChar w:fldCharType="begin"/>
            </w:r>
            <w:r w:rsidR="00A74FA6">
              <w:rPr>
                <w:noProof/>
                <w:webHidden/>
              </w:rPr>
              <w:instrText xml:space="preserve"> PAGEREF _Toc10827370 \h </w:instrText>
            </w:r>
            <w:r w:rsidR="00A74FA6">
              <w:rPr>
                <w:noProof/>
                <w:webHidden/>
              </w:rPr>
            </w:r>
            <w:r w:rsidR="00A74FA6">
              <w:rPr>
                <w:noProof/>
                <w:webHidden/>
              </w:rPr>
              <w:fldChar w:fldCharType="separate"/>
            </w:r>
            <w:r w:rsidR="00A74FA6">
              <w:rPr>
                <w:noProof/>
                <w:webHidden/>
              </w:rPr>
              <w:t>8</w:t>
            </w:r>
            <w:r w:rsidR="00A74FA6">
              <w:rPr>
                <w:noProof/>
                <w:webHidden/>
              </w:rPr>
              <w:fldChar w:fldCharType="end"/>
            </w:r>
          </w:hyperlink>
        </w:p>
        <w:p w14:paraId="6277FDC0" w14:textId="0FDA7941" w:rsidR="00A74FA6" w:rsidRDefault="00EA2337">
          <w:pPr>
            <w:pStyle w:val="TOC3"/>
            <w:tabs>
              <w:tab w:val="right" w:leader="dot" w:pos="9350"/>
            </w:tabs>
            <w:rPr>
              <w:rFonts w:eastAsiaTheme="minorEastAsia"/>
              <w:noProof/>
            </w:rPr>
          </w:pPr>
          <w:hyperlink w:anchor="_Toc10827371" w:history="1">
            <w:r w:rsidR="00A74FA6" w:rsidRPr="008C4031">
              <w:rPr>
                <w:rStyle w:val="Hyperlink"/>
                <w:noProof/>
              </w:rPr>
              <w:t>App Catalog</w:t>
            </w:r>
            <w:r w:rsidR="00A74FA6">
              <w:rPr>
                <w:noProof/>
                <w:webHidden/>
              </w:rPr>
              <w:tab/>
            </w:r>
            <w:r w:rsidR="00A74FA6">
              <w:rPr>
                <w:noProof/>
                <w:webHidden/>
              </w:rPr>
              <w:fldChar w:fldCharType="begin"/>
            </w:r>
            <w:r w:rsidR="00A74FA6">
              <w:rPr>
                <w:noProof/>
                <w:webHidden/>
              </w:rPr>
              <w:instrText xml:space="preserve"> PAGEREF _Toc10827371 \h </w:instrText>
            </w:r>
            <w:r w:rsidR="00A74FA6">
              <w:rPr>
                <w:noProof/>
                <w:webHidden/>
              </w:rPr>
            </w:r>
            <w:r w:rsidR="00A74FA6">
              <w:rPr>
                <w:noProof/>
                <w:webHidden/>
              </w:rPr>
              <w:fldChar w:fldCharType="separate"/>
            </w:r>
            <w:r w:rsidR="00A74FA6">
              <w:rPr>
                <w:noProof/>
                <w:webHidden/>
              </w:rPr>
              <w:t>8</w:t>
            </w:r>
            <w:r w:rsidR="00A74FA6">
              <w:rPr>
                <w:noProof/>
                <w:webHidden/>
              </w:rPr>
              <w:fldChar w:fldCharType="end"/>
            </w:r>
          </w:hyperlink>
        </w:p>
        <w:p w14:paraId="304EAA76" w14:textId="559F1CD3" w:rsidR="00A74FA6" w:rsidRDefault="00EA2337">
          <w:pPr>
            <w:pStyle w:val="TOC3"/>
            <w:tabs>
              <w:tab w:val="right" w:leader="dot" w:pos="9350"/>
            </w:tabs>
            <w:rPr>
              <w:rFonts w:eastAsiaTheme="minorEastAsia"/>
              <w:noProof/>
            </w:rPr>
          </w:pPr>
          <w:hyperlink w:anchor="_Toc10827372" w:history="1">
            <w:r w:rsidR="00A74FA6" w:rsidRPr="008C4031">
              <w:rPr>
                <w:rStyle w:val="Hyperlink"/>
                <w:noProof/>
              </w:rPr>
              <w:t>DLP Editor</w:t>
            </w:r>
            <w:r w:rsidR="00A74FA6">
              <w:rPr>
                <w:noProof/>
                <w:webHidden/>
              </w:rPr>
              <w:tab/>
            </w:r>
            <w:r w:rsidR="00A74FA6">
              <w:rPr>
                <w:noProof/>
                <w:webHidden/>
              </w:rPr>
              <w:fldChar w:fldCharType="begin"/>
            </w:r>
            <w:r w:rsidR="00A74FA6">
              <w:rPr>
                <w:noProof/>
                <w:webHidden/>
              </w:rPr>
              <w:instrText xml:space="preserve"> PAGEREF _Toc10827372 \h </w:instrText>
            </w:r>
            <w:r w:rsidR="00A74FA6">
              <w:rPr>
                <w:noProof/>
                <w:webHidden/>
              </w:rPr>
            </w:r>
            <w:r w:rsidR="00A74FA6">
              <w:rPr>
                <w:noProof/>
                <w:webHidden/>
              </w:rPr>
              <w:fldChar w:fldCharType="separate"/>
            </w:r>
            <w:r w:rsidR="00A74FA6">
              <w:rPr>
                <w:noProof/>
                <w:webHidden/>
              </w:rPr>
              <w:t>8</w:t>
            </w:r>
            <w:r w:rsidR="00A74FA6">
              <w:rPr>
                <w:noProof/>
                <w:webHidden/>
              </w:rPr>
              <w:fldChar w:fldCharType="end"/>
            </w:r>
          </w:hyperlink>
        </w:p>
        <w:p w14:paraId="54EE2B89" w14:textId="4E093062" w:rsidR="00A74FA6" w:rsidRDefault="00EA2337">
          <w:pPr>
            <w:pStyle w:val="TOC2"/>
            <w:tabs>
              <w:tab w:val="right" w:leader="dot" w:pos="9350"/>
            </w:tabs>
            <w:rPr>
              <w:rFonts w:eastAsiaTheme="minorEastAsia"/>
              <w:noProof/>
            </w:rPr>
          </w:pPr>
          <w:hyperlink w:anchor="_Toc10827373" w:history="1">
            <w:r w:rsidR="00A74FA6" w:rsidRPr="008C4031">
              <w:rPr>
                <w:rStyle w:val="Hyperlink"/>
                <w:rFonts w:cstheme="minorHAnsi"/>
                <w:noProof/>
              </w:rPr>
              <w:t>Model Driven Apps</w:t>
            </w:r>
            <w:r w:rsidR="00A74FA6">
              <w:rPr>
                <w:noProof/>
                <w:webHidden/>
              </w:rPr>
              <w:tab/>
            </w:r>
            <w:r w:rsidR="00A74FA6">
              <w:rPr>
                <w:noProof/>
                <w:webHidden/>
              </w:rPr>
              <w:fldChar w:fldCharType="begin"/>
            </w:r>
            <w:r w:rsidR="00A74FA6">
              <w:rPr>
                <w:noProof/>
                <w:webHidden/>
              </w:rPr>
              <w:instrText xml:space="preserve"> PAGEREF _Toc10827373 \h </w:instrText>
            </w:r>
            <w:r w:rsidR="00A74FA6">
              <w:rPr>
                <w:noProof/>
                <w:webHidden/>
              </w:rPr>
            </w:r>
            <w:r w:rsidR="00A74FA6">
              <w:rPr>
                <w:noProof/>
                <w:webHidden/>
              </w:rPr>
              <w:fldChar w:fldCharType="separate"/>
            </w:r>
            <w:r w:rsidR="00A74FA6">
              <w:rPr>
                <w:noProof/>
                <w:webHidden/>
              </w:rPr>
              <w:t>9</w:t>
            </w:r>
            <w:r w:rsidR="00A74FA6">
              <w:rPr>
                <w:noProof/>
                <w:webHidden/>
              </w:rPr>
              <w:fldChar w:fldCharType="end"/>
            </w:r>
          </w:hyperlink>
        </w:p>
        <w:p w14:paraId="5009093A" w14:textId="5497A75B" w:rsidR="00A74FA6" w:rsidRDefault="00EA2337">
          <w:pPr>
            <w:pStyle w:val="TOC2"/>
            <w:tabs>
              <w:tab w:val="right" w:leader="dot" w:pos="9350"/>
            </w:tabs>
            <w:rPr>
              <w:rFonts w:eastAsiaTheme="minorEastAsia"/>
              <w:noProof/>
            </w:rPr>
          </w:pPr>
          <w:hyperlink w:anchor="_Toc10827374" w:history="1">
            <w:r w:rsidR="00A74FA6" w:rsidRPr="008C4031">
              <w:rPr>
                <w:rStyle w:val="Hyperlink"/>
                <w:rFonts w:cstheme="minorHAnsi"/>
                <w:noProof/>
              </w:rPr>
              <w:t>Power BI Report</w:t>
            </w:r>
            <w:r w:rsidR="00A74FA6">
              <w:rPr>
                <w:noProof/>
                <w:webHidden/>
              </w:rPr>
              <w:tab/>
            </w:r>
            <w:r w:rsidR="00A74FA6">
              <w:rPr>
                <w:noProof/>
                <w:webHidden/>
              </w:rPr>
              <w:fldChar w:fldCharType="begin"/>
            </w:r>
            <w:r w:rsidR="00A74FA6">
              <w:rPr>
                <w:noProof/>
                <w:webHidden/>
              </w:rPr>
              <w:instrText xml:space="preserve"> PAGEREF _Toc10827374 \h </w:instrText>
            </w:r>
            <w:r w:rsidR="00A74FA6">
              <w:rPr>
                <w:noProof/>
                <w:webHidden/>
              </w:rPr>
            </w:r>
            <w:r w:rsidR="00A74FA6">
              <w:rPr>
                <w:noProof/>
                <w:webHidden/>
              </w:rPr>
              <w:fldChar w:fldCharType="separate"/>
            </w:r>
            <w:r w:rsidR="00A74FA6">
              <w:rPr>
                <w:noProof/>
                <w:webHidden/>
              </w:rPr>
              <w:t>10</w:t>
            </w:r>
            <w:r w:rsidR="00A74FA6">
              <w:rPr>
                <w:noProof/>
                <w:webHidden/>
              </w:rPr>
              <w:fldChar w:fldCharType="end"/>
            </w:r>
          </w:hyperlink>
        </w:p>
        <w:p w14:paraId="05B3C37A" w14:textId="26FD7C2B" w:rsidR="00A74FA6" w:rsidRDefault="00EA2337">
          <w:pPr>
            <w:pStyle w:val="TOC2"/>
            <w:tabs>
              <w:tab w:val="right" w:leader="dot" w:pos="9350"/>
            </w:tabs>
            <w:rPr>
              <w:rFonts w:eastAsiaTheme="minorEastAsia"/>
              <w:noProof/>
            </w:rPr>
          </w:pPr>
          <w:hyperlink w:anchor="_Toc10827375" w:history="1">
            <w:r w:rsidR="00A74FA6" w:rsidRPr="008C4031">
              <w:rPr>
                <w:rStyle w:val="Hyperlink"/>
                <w:noProof/>
              </w:rPr>
              <w:t>Security Roles</w:t>
            </w:r>
            <w:r w:rsidR="00A74FA6">
              <w:rPr>
                <w:noProof/>
                <w:webHidden/>
              </w:rPr>
              <w:tab/>
            </w:r>
            <w:r w:rsidR="00A74FA6">
              <w:rPr>
                <w:noProof/>
                <w:webHidden/>
              </w:rPr>
              <w:fldChar w:fldCharType="begin"/>
            </w:r>
            <w:r w:rsidR="00A74FA6">
              <w:rPr>
                <w:noProof/>
                <w:webHidden/>
              </w:rPr>
              <w:instrText xml:space="preserve"> PAGEREF _Toc10827375 \h </w:instrText>
            </w:r>
            <w:r w:rsidR="00A74FA6">
              <w:rPr>
                <w:noProof/>
                <w:webHidden/>
              </w:rPr>
            </w:r>
            <w:r w:rsidR="00A74FA6">
              <w:rPr>
                <w:noProof/>
                <w:webHidden/>
              </w:rPr>
              <w:fldChar w:fldCharType="separate"/>
            </w:r>
            <w:r w:rsidR="00A74FA6">
              <w:rPr>
                <w:noProof/>
                <w:webHidden/>
              </w:rPr>
              <w:t>10</w:t>
            </w:r>
            <w:r w:rsidR="00A74FA6">
              <w:rPr>
                <w:noProof/>
                <w:webHidden/>
              </w:rPr>
              <w:fldChar w:fldCharType="end"/>
            </w:r>
          </w:hyperlink>
        </w:p>
        <w:p w14:paraId="5C5EC4C8" w14:textId="0655A1B5" w:rsidR="00A74FA6" w:rsidRDefault="00EA2337">
          <w:pPr>
            <w:pStyle w:val="TOC3"/>
            <w:tabs>
              <w:tab w:val="right" w:leader="dot" w:pos="9350"/>
            </w:tabs>
            <w:rPr>
              <w:rFonts w:eastAsiaTheme="minorEastAsia"/>
              <w:noProof/>
            </w:rPr>
          </w:pPr>
          <w:hyperlink w:anchor="_Toc10827376" w:history="1">
            <w:r w:rsidR="00A74FA6" w:rsidRPr="008C4031">
              <w:rPr>
                <w:rStyle w:val="Hyperlink"/>
                <w:noProof/>
              </w:rPr>
              <w:t>Power Platform Admin SR</w:t>
            </w:r>
            <w:r w:rsidR="00A74FA6">
              <w:rPr>
                <w:noProof/>
                <w:webHidden/>
              </w:rPr>
              <w:tab/>
            </w:r>
            <w:r w:rsidR="00A74FA6">
              <w:rPr>
                <w:noProof/>
                <w:webHidden/>
              </w:rPr>
              <w:fldChar w:fldCharType="begin"/>
            </w:r>
            <w:r w:rsidR="00A74FA6">
              <w:rPr>
                <w:noProof/>
                <w:webHidden/>
              </w:rPr>
              <w:instrText xml:space="preserve"> PAGEREF _Toc10827376 \h </w:instrText>
            </w:r>
            <w:r w:rsidR="00A74FA6">
              <w:rPr>
                <w:noProof/>
                <w:webHidden/>
              </w:rPr>
            </w:r>
            <w:r w:rsidR="00A74FA6">
              <w:rPr>
                <w:noProof/>
                <w:webHidden/>
              </w:rPr>
              <w:fldChar w:fldCharType="separate"/>
            </w:r>
            <w:r w:rsidR="00A74FA6">
              <w:rPr>
                <w:noProof/>
                <w:webHidden/>
              </w:rPr>
              <w:t>10</w:t>
            </w:r>
            <w:r w:rsidR="00A74FA6">
              <w:rPr>
                <w:noProof/>
                <w:webHidden/>
              </w:rPr>
              <w:fldChar w:fldCharType="end"/>
            </w:r>
          </w:hyperlink>
        </w:p>
        <w:p w14:paraId="3AB025F7" w14:textId="468BBC0E" w:rsidR="00A74FA6" w:rsidRDefault="00EA2337">
          <w:pPr>
            <w:pStyle w:val="TOC3"/>
            <w:tabs>
              <w:tab w:val="right" w:leader="dot" w:pos="9350"/>
            </w:tabs>
            <w:rPr>
              <w:rFonts w:eastAsiaTheme="minorEastAsia"/>
              <w:noProof/>
            </w:rPr>
          </w:pPr>
          <w:hyperlink w:anchor="_Toc10827377" w:history="1">
            <w:r w:rsidR="00A74FA6" w:rsidRPr="008C4031">
              <w:rPr>
                <w:rStyle w:val="Hyperlink"/>
                <w:noProof/>
              </w:rPr>
              <w:t>Power Platform Maker SR</w:t>
            </w:r>
            <w:r w:rsidR="00A74FA6">
              <w:rPr>
                <w:noProof/>
                <w:webHidden/>
              </w:rPr>
              <w:tab/>
            </w:r>
            <w:r w:rsidR="00A74FA6">
              <w:rPr>
                <w:noProof/>
                <w:webHidden/>
              </w:rPr>
              <w:fldChar w:fldCharType="begin"/>
            </w:r>
            <w:r w:rsidR="00A74FA6">
              <w:rPr>
                <w:noProof/>
                <w:webHidden/>
              </w:rPr>
              <w:instrText xml:space="preserve"> PAGEREF _Toc10827377 \h </w:instrText>
            </w:r>
            <w:r w:rsidR="00A74FA6">
              <w:rPr>
                <w:noProof/>
                <w:webHidden/>
              </w:rPr>
            </w:r>
            <w:r w:rsidR="00A74FA6">
              <w:rPr>
                <w:noProof/>
                <w:webHidden/>
              </w:rPr>
              <w:fldChar w:fldCharType="separate"/>
            </w:r>
            <w:r w:rsidR="00A74FA6">
              <w:rPr>
                <w:noProof/>
                <w:webHidden/>
              </w:rPr>
              <w:t>10</w:t>
            </w:r>
            <w:r w:rsidR="00A74FA6">
              <w:rPr>
                <w:noProof/>
                <w:webHidden/>
              </w:rPr>
              <w:fldChar w:fldCharType="end"/>
            </w:r>
          </w:hyperlink>
        </w:p>
        <w:p w14:paraId="12AD517F" w14:textId="40A28CF8" w:rsidR="00A74FA6" w:rsidRDefault="00EA2337">
          <w:pPr>
            <w:pStyle w:val="TOC3"/>
            <w:tabs>
              <w:tab w:val="right" w:leader="dot" w:pos="9350"/>
            </w:tabs>
            <w:rPr>
              <w:rFonts w:eastAsiaTheme="minorEastAsia"/>
              <w:noProof/>
            </w:rPr>
          </w:pPr>
          <w:hyperlink w:anchor="_Toc10827378" w:history="1">
            <w:r w:rsidR="00A74FA6" w:rsidRPr="008C4031">
              <w:rPr>
                <w:rStyle w:val="Hyperlink"/>
                <w:noProof/>
              </w:rPr>
              <w:t>Power Platform User SR</w:t>
            </w:r>
            <w:r w:rsidR="00A74FA6">
              <w:rPr>
                <w:noProof/>
                <w:webHidden/>
              </w:rPr>
              <w:tab/>
            </w:r>
            <w:r w:rsidR="00A74FA6">
              <w:rPr>
                <w:noProof/>
                <w:webHidden/>
              </w:rPr>
              <w:fldChar w:fldCharType="begin"/>
            </w:r>
            <w:r w:rsidR="00A74FA6">
              <w:rPr>
                <w:noProof/>
                <w:webHidden/>
              </w:rPr>
              <w:instrText xml:space="preserve"> PAGEREF _Toc10827378 \h </w:instrText>
            </w:r>
            <w:r w:rsidR="00A74FA6">
              <w:rPr>
                <w:noProof/>
                <w:webHidden/>
              </w:rPr>
            </w:r>
            <w:r w:rsidR="00A74FA6">
              <w:rPr>
                <w:noProof/>
                <w:webHidden/>
              </w:rPr>
              <w:fldChar w:fldCharType="separate"/>
            </w:r>
            <w:r w:rsidR="00A74FA6">
              <w:rPr>
                <w:noProof/>
                <w:webHidden/>
              </w:rPr>
              <w:t>10</w:t>
            </w:r>
            <w:r w:rsidR="00A74FA6">
              <w:rPr>
                <w:noProof/>
                <w:webHidden/>
              </w:rPr>
              <w:fldChar w:fldCharType="end"/>
            </w:r>
          </w:hyperlink>
        </w:p>
        <w:p w14:paraId="1E1C23AB" w14:textId="5F50FCCB" w:rsidR="00A74FA6" w:rsidRDefault="00EA2337">
          <w:pPr>
            <w:pStyle w:val="TOC2"/>
            <w:tabs>
              <w:tab w:val="right" w:leader="dot" w:pos="9350"/>
            </w:tabs>
            <w:rPr>
              <w:rFonts w:eastAsiaTheme="minorEastAsia"/>
              <w:noProof/>
            </w:rPr>
          </w:pPr>
          <w:hyperlink w:anchor="_Toc10827379" w:history="1">
            <w:r w:rsidR="00A74FA6" w:rsidRPr="008C4031">
              <w:rPr>
                <w:rStyle w:val="Hyperlink"/>
                <w:noProof/>
              </w:rPr>
              <w:t>Business Process Flows</w:t>
            </w:r>
            <w:r w:rsidR="00A74FA6">
              <w:rPr>
                <w:noProof/>
                <w:webHidden/>
              </w:rPr>
              <w:tab/>
            </w:r>
            <w:r w:rsidR="00A74FA6">
              <w:rPr>
                <w:noProof/>
                <w:webHidden/>
              </w:rPr>
              <w:fldChar w:fldCharType="begin"/>
            </w:r>
            <w:r w:rsidR="00A74FA6">
              <w:rPr>
                <w:noProof/>
                <w:webHidden/>
              </w:rPr>
              <w:instrText xml:space="preserve"> PAGEREF _Toc10827379 \h </w:instrText>
            </w:r>
            <w:r w:rsidR="00A74FA6">
              <w:rPr>
                <w:noProof/>
                <w:webHidden/>
              </w:rPr>
            </w:r>
            <w:r w:rsidR="00A74FA6">
              <w:rPr>
                <w:noProof/>
                <w:webHidden/>
              </w:rPr>
              <w:fldChar w:fldCharType="separate"/>
            </w:r>
            <w:r w:rsidR="00A74FA6">
              <w:rPr>
                <w:noProof/>
                <w:webHidden/>
              </w:rPr>
              <w:t>10</w:t>
            </w:r>
            <w:r w:rsidR="00A74FA6">
              <w:rPr>
                <w:noProof/>
                <w:webHidden/>
              </w:rPr>
              <w:fldChar w:fldCharType="end"/>
            </w:r>
          </w:hyperlink>
        </w:p>
        <w:p w14:paraId="3891293E" w14:textId="5C73523E" w:rsidR="00A74FA6" w:rsidRDefault="00EA2337">
          <w:pPr>
            <w:pStyle w:val="TOC3"/>
            <w:tabs>
              <w:tab w:val="right" w:leader="dot" w:pos="9350"/>
            </w:tabs>
            <w:rPr>
              <w:rFonts w:eastAsiaTheme="minorEastAsia"/>
              <w:noProof/>
            </w:rPr>
          </w:pPr>
          <w:hyperlink w:anchor="_Toc10827380" w:history="1">
            <w:r w:rsidR="00A74FA6" w:rsidRPr="008C4031">
              <w:rPr>
                <w:rStyle w:val="Hyperlink"/>
                <w:noProof/>
              </w:rPr>
              <w:t>PowerApps App Approval BPF</w:t>
            </w:r>
            <w:r w:rsidR="00A74FA6">
              <w:rPr>
                <w:noProof/>
                <w:webHidden/>
              </w:rPr>
              <w:tab/>
            </w:r>
            <w:r w:rsidR="00A74FA6">
              <w:rPr>
                <w:noProof/>
                <w:webHidden/>
              </w:rPr>
              <w:fldChar w:fldCharType="begin"/>
            </w:r>
            <w:r w:rsidR="00A74FA6">
              <w:rPr>
                <w:noProof/>
                <w:webHidden/>
              </w:rPr>
              <w:instrText xml:space="preserve"> PAGEREF _Toc10827380 \h </w:instrText>
            </w:r>
            <w:r w:rsidR="00A74FA6">
              <w:rPr>
                <w:noProof/>
                <w:webHidden/>
              </w:rPr>
            </w:r>
            <w:r w:rsidR="00A74FA6">
              <w:rPr>
                <w:noProof/>
                <w:webHidden/>
              </w:rPr>
              <w:fldChar w:fldCharType="separate"/>
            </w:r>
            <w:r w:rsidR="00A74FA6">
              <w:rPr>
                <w:noProof/>
                <w:webHidden/>
              </w:rPr>
              <w:t>10</w:t>
            </w:r>
            <w:r w:rsidR="00A74FA6">
              <w:rPr>
                <w:noProof/>
                <w:webHidden/>
              </w:rPr>
              <w:fldChar w:fldCharType="end"/>
            </w:r>
          </w:hyperlink>
        </w:p>
        <w:p w14:paraId="33E80C5C" w14:textId="5C64F487" w:rsidR="00A74FA6" w:rsidRDefault="00EA2337">
          <w:pPr>
            <w:pStyle w:val="TOC1"/>
            <w:tabs>
              <w:tab w:val="right" w:leader="dot" w:pos="9350"/>
            </w:tabs>
            <w:rPr>
              <w:rFonts w:eastAsiaTheme="minorEastAsia"/>
              <w:noProof/>
            </w:rPr>
          </w:pPr>
          <w:hyperlink w:anchor="_Toc10827381" w:history="1">
            <w:r w:rsidR="00A74FA6" w:rsidRPr="008C4031">
              <w:rPr>
                <w:rStyle w:val="Hyperlink"/>
                <w:noProof/>
              </w:rPr>
              <w:t>Example Processes</w:t>
            </w:r>
            <w:r w:rsidR="00A74FA6">
              <w:rPr>
                <w:noProof/>
                <w:webHidden/>
              </w:rPr>
              <w:tab/>
            </w:r>
            <w:r w:rsidR="00A74FA6">
              <w:rPr>
                <w:noProof/>
                <w:webHidden/>
              </w:rPr>
              <w:fldChar w:fldCharType="begin"/>
            </w:r>
            <w:r w:rsidR="00A74FA6">
              <w:rPr>
                <w:noProof/>
                <w:webHidden/>
              </w:rPr>
              <w:instrText xml:space="preserve"> PAGEREF _Toc10827381 \h </w:instrText>
            </w:r>
            <w:r w:rsidR="00A74FA6">
              <w:rPr>
                <w:noProof/>
                <w:webHidden/>
              </w:rPr>
            </w:r>
            <w:r w:rsidR="00A74FA6">
              <w:rPr>
                <w:noProof/>
                <w:webHidden/>
              </w:rPr>
              <w:fldChar w:fldCharType="separate"/>
            </w:r>
            <w:r w:rsidR="00A74FA6">
              <w:rPr>
                <w:noProof/>
                <w:webHidden/>
              </w:rPr>
              <w:t>11</w:t>
            </w:r>
            <w:r w:rsidR="00A74FA6">
              <w:rPr>
                <w:noProof/>
                <w:webHidden/>
              </w:rPr>
              <w:fldChar w:fldCharType="end"/>
            </w:r>
          </w:hyperlink>
        </w:p>
        <w:p w14:paraId="682F0148" w14:textId="42244E62" w:rsidR="00A74FA6" w:rsidRDefault="00EA2337">
          <w:pPr>
            <w:pStyle w:val="TOC2"/>
            <w:tabs>
              <w:tab w:val="right" w:leader="dot" w:pos="9350"/>
            </w:tabs>
            <w:rPr>
              <w:rFonts w:eastAsiaTheme="minorEastAsia"/>
              <w:noProof/>
            </w:rPr>
          </w:pPr>
          <w:hyperlink w:anchor="_Toc10827382" w:history="1">
            <w:r w:rsidR="00A74FA6" w:rsidRPr="008C4031">
              <w:rPr>
                <w:rStyle w:val="Hyperlink"/>
                <w:noProof/>
              </w:rPr>
              <w:t>PowerApps App Auditing Process</w:t>
            </w:r>
            <w:r w:rsidR="00A74FA6">
              <w:rPr>
                <w:noProof/>
                <w:webHidden/>
              </w:rPr>
              <w:tab/>
            </w:r>
            <w:r w:rsidR="00A74FA6">
              <w:rPr>
                <w:noProof/>
                <w:webHidden/>
              </w:rPr>
              <w:fldChar w:fldCharType="begin"/>
            </w:r>
            <w:r w:rsidR="00A74FA6">
              <w:rPr>
                <w:noProof/>
                <w:webHidden/>
              </w:rPr>
              <w:instrText xml:space="preserve"> PAGEREF _Toc10827382 \h </w:instrText>
            </w:r>
            <w:r w:rsidR="00A74FA6">
              <w:rPr>
                <w:noProof/>
                <w:webHidden/>
              </w:rPr>
            </w:r>
            <w:r w:rsidR="00A74FA6">
              <w:rPr>
                <w:noProof/>
                <w:webHidden/>
              </w:rPr>
              <w:fldChar w:fldCharType="separate"/>
            </w:r>
            <w:r w:rsidR="00A74FA6">
              <w:rPr>
                <w:noProof/>
                <w:webHidden/>
              </w:rPr>
              <w:t>11</w:t>
            </w:r>
            <w:r w:rsidR="00A74FA6">
              <w:rPr>
                <w:noProof/>
                <w:webHidden/>
              </w:rPr>
              <w:fldChar w:fldCharType="end"/>
            </w:r>
          </w:hyperlink>
        </w:p>
        <w:p w14:paraId="6E511B84" w14:textId="6486863B" w:rsidR="00A74FA6" w:rsidRDefault="00EA2337">
          <w:pPr>
            <w:pStyle w:val="TOC1"/>
            <w:tabs>
              <w:tab w:val="right" w:leader="dot" w:pos="9350"/>
            </w:tabs>
            <w:rPr>
              <w:rFonts w:eastAsiaTheme="minorEastAsia"/>
              <w:noProof/>
            </w:rPr>
          </w:pPr>
          <w:hyperlink w:anchor="_Toc10827383" w:history="1">
            <w:r w:rsidR="00A74FA6" w:rsidRPr="008C4031">
              <w:rPr>
                <w:rStyle w:val="Hyperlink"/>
                <w:noProof/>
              </w:rPr>
              <w:t>Limitations</w:t>
            </w:r>
            <w:r w:rsidR="00A74FA6">
              <w:rPr>
                <w:noProof/>
                <w:webHidden/>
              </w:rPr>
              <w:tab/>
            </w:r>
            <w:r w:rsidR="00A74FA6">
              <w:rPr>
                <w:noProof/>
                <w:webHidden/>
              </w:rPr>
              <w:fldChar w:fldCharType="begin"/>
            </w:r>
            <w:r w:rsidR="00A74FA6">
              <w:rPr>
                <w:noProof/>
                <w:webHidden/>
              </w:rPr>
              <w:instrText xml:space="preserve"> PAGEREF _Toc10827383 \h </w:instrText>
            </w:r>
            <w:r w:rsidR="00A74FA6">
              <w:rPr>
                <w:noProof/>
                <w:webHidden/>
              </w:rPr>
            </w:r>
            <w:r w:rsidR="00A74FA6">
              <w:rPr>
                <w:noProof/>
                <w:webHidden/>
              </w:rPr>
              <w:fldChar w:fldCharType="separate"/>
            </w:r>
            <w:r w:rsidR="00A74FA6">
              <w:rPr>
                <w:noProof/>
                <w:webHidden/>
              </w:rPr>
              <w:t>12</w:t>
            </w:r>
            <w:r w:rsidR="00A74FA6">
              <w:rPr>
                <w:noProof/>
                <w:webHidden/>
              </w:rPr>
              <w:fldChar w:fldCharType="end"/>
            </w:r>
          </w:hyperlink>
        </w:p>
        <w:p w14:paraId="38999A87" w14:textId="63576AB6" w:rsidR="00A74FA6" w:rsidRDefault="00EA2337">
          <w:pPr>
            <w:pStyle w:val="TOC1"/>
            <w:tabs>
              <w:tab w:val="right" w:leader="dot" w:pos="9350"/>
            </w:tabs>
            <w:rPr>
              <w:rFonts w:eastAsiaTheme="minorEastAsia"/>
              <w:noProof/>
            </w:rPr>
          </w:pPr>
          <w:hyperlink w:anchor="_Toc10827384" w:history="1">
            <w:r w:rsidR="00A74FA6" w:rsidRPr="008C4031">
              <w:rPr>
                <w:rStyle w:val="Hyperlink"/>
                <w:noProof/>
              </w:rPr>
              <w:t>Setup Instructions</w:t>
            </w:r>
            <w:r w:rsidR="00A74FA6">
              <w:rPr>
                <w:noProof/>
                <w:webHidden/>
              </w:rPr>
              <w:tab/>
            </w:r>
            <w:r w:rsidR="00A74FA6">
              <w:rPr>
                <w:noProof/>
                <w:webHidden/>
              </w:rPr>
              <w:fldChar w:fldCharType="begin"/>
            </w:r>
            <w:r w:rsidR="00A74FA6">
              <w:rPr>
                <w:noProof/>
                <w:webHidden/>
              </w:rPr>
              <w:instrText xml:space="preserve"> PAGEREF _Toc10827384 \h </w:instrText>
            </w:r>
            <w:r w:rsidR="00A74FA6">
              <w:rPr>
                <w:noProof/>
                <w:webHidden/>
              </w:rPr>
            </w:r>
            <w:r w:rsidR="00A74FA6">
              <w:rPr>
                <w:noProof/>
                <w:webHidden/>
              </w:rPr>
              <w:fldChar w:fldCharType="separate"/>
            </w:r>
            <w:r w:rsidR="00A74FA6">
              <w:rPr>
                <w:noProof/>
                <w:webHidden/>
              </w:rPr>
              <w:t>13</w:t>
            </w:r>
            <w:r w:rsidR="00A74FA6">
              <w:rPr>
                <w:noProof/>
                <w:webHidden/>
              </w:rPr>
              <w:fldChar w:fldCharType="end"/>
            </w:r>
          </w:hyperlink>
        </w:p>
        <w:p w14:paraId="77CA0561" w14:textId="5C537D6A" w:rsidR="00A74FA6" w:rsidRDefault="00EA2337">
          <w:pPr>
            <w:pStyle w:val="TOC2"/>
            <w:tabs>
              <w:tab w:val="right" w:leader="dot" w:pos="9350"/>
            </w:tabs>
            <w:rPr>
              <w:rFonts w:eastAsiaTheme="minorEastAsia"/>
              <w:noProof/>
            </w:rPr>
          </w:pPr>
          <w:hyperlink w:anchor="_Toc10827385" w:history="1">
            <w:r w:rsidR="00A74FA6" w:rsidRPr="008C4031">
              <w:rPr>
                <w:rStyle w:val="Hyperlink"/>
                <w:noProof/>
              </w:rPr>
              <w:t>Prerequisites</w:t>
            </w:r>
            <w:r w:rsidR="00A74FA6">
              <w:rPr>
                <w:noProof/>
                <w:webHidden/>
              </w:rPr>
              <w:tab/>
            </w:r>
            <w:r w:rsidR="00A74FA6">
              <w:rPr>
                <w:noProof/>
                <w:webHidden/>
              </w:rPr>
              <w:fldChar w:fldCharType="begin"/>
            </w:r>
            <w:r w:rsidR="00A74FA6">
              <w:rPr>
                <w:noProof/>
                <w:webHidden/>
              </w:rPr>
              <w:instrText xml:space="preserve"> PAGEREF _Toc10827385 \h </w:instrText>
            </w:r>
            <w:r w:rsidR="00A74FA6">
              <w:rPr>
                <w:noProof/>
                <w:webHidden/>
              </w:rPr>
            </w:r>
            <w:r w:rsidR="00A74FA6">
              <w:rPr>
                <w:noProof/>
                <w:webHidden/>
              </w:rPr>
              <w:fldChar w:fldCharType="separate"/>
            </w:r>
            <w:r w:rsidR="00A74FA6">
              <w:rPr>
                <w:noProof/>
                <w:webHidden/>
              </w:rPr>
              <w:t>13</w:t>
            </w:r>
            <w:r w:rsidR="00A74FA6">
              <w:rPr>
                <w:noProof/>
                <w:webHidden/>
              </w:rPr>
              <w:fldChar w:fldCharType="end"/>
            </w:r>
          </w:hyperlink>
        </w:p>
        <w:p w14:paraId="1C3D605D" w14:textId="5CA3574C" w:rsidR="00A74FA6" w:rsidRDefault="00EA2337">
          <w:pPr>
            <w:pStyle w:val="TOC2"/>
            <w:tabs>
              <w:tab w:val="right" w:leader="dot" w:pos="9350"/>
            </w:tabs>
            <w:rPr>
              <w:rFonts w:eastAsiaTheme="minorEastAsia"/>
              <w:noProof/>
            </w:rPr>
          </w:pPr>
          <w:hyperlink w:anchor="_Toc10827386" w:history="1">
            <w:r w:rsidR="00A74FA6" w:rsidRPr="008C4031">
              <w:rPr>
                <w:rStyle w:val="Hyperlink"/>
                <w:noProof/>
              </w:rPr>
              <w:t>Step 1: Install the Common Data Service solution</w:t>
            </w:r>
            <w:r w:rsidR="00A74FA6">
              <w:rPr>
                <w:noProof/>
                <w:webHidden/>
              </w:rPr>
              <w:tab/>
            </w:r>
            <w:r w:rsidR="00A74FA6">
              <w:rPr>
                <w:noProof/>
                <w:webHidden/>
              </w:rPr>
              <w:fldChar w:fldCharType="begin"/>
            </w:r>
            <w:r w:rsidR="00A74FA6">
              <w:rPr>
                <w:noProof/>
                <w:webHidden/>
              </w:rPr>
              <w:instrText xml:space="preserve"> PAGEREF _Toc10827386 \h </w:instrText>
            </w:r>
            <w:r w:rsidR="00A74FA6">
              <w:rPr>
                <w:noProof/>
                <w:webHidden/>
              </w:rPr>
            </w:r>
            <w:r w:rsidR="00A74FA6">
              <w:rPr>
                <w:noProof/>
                <w:webHidden/>
              </w:rPr>
              <w:fldChar w:fldCharType="separate"/>
            </w:r>
            <w:r w:rsidR="00A74FA6">
              <w:rPr>
                <w:noProof/>
                <w:webHidden/>
              </w:rPr>
              <w:t>13</w:t>
            </w:r>
            <w:r w:rsidR="00A74FA6">
              <w:rPr>
                <w:noProof/>
                <w:webHidden/>
              </w:rPr>
              <w:fldChar w:fldCharType="end"/>
            </w:r>
          </w:hyperlink>
        </w:p>
        <w:p w14:paraId="79A688A7" w14:textId="6966E0F3" w:rsidR="00A74FA6" w:rsidRDefault="00EA2337">
          <w:pPr>
            <w:pStyle w:val="TOC3"/>
            <w:tabs>
              <w:tab w:val="right" w:leader="dot" w:pos="9350"/>
            </w:tabs>
            <w:rPr>
              <w:rFonts w:eastAsiaTheme="minorEastAsia"/>
              <w:noProof/>
            </w:rPr>
          </w:pPr>
          <w:hyperlink w:anchor="_Toc10827387" w:history="1">
            <w:r w:rsidR="00A74FA6" w:rsidRPr="008C4031">
              <w:rPr>
                <w:rStyle w:val="Hyperlink"/>
                <w:noProof/>
              </w:rPr>
              <w:t>Components covered</w:t>
            </w:r>
            <w:r w:rsidR="00A74FA6">
              <w:rPr>
                <w:noProof/>
                <w:webHidden/>
              </w:rPr>
              <w:tab/>
            </w:r>
            <w:r w:rsidR="00A74FA6">
              <w:rPr>
                <w:noProof/>
                <w:webHidden/>
              </w:rPr>
              <w:fldChar w:fldCharType="begin"/>
            </w:r>
            <w:r w:rsidR="00A74FA6">
              <w:rPr>
                <w:noProof/>
                <w:webHidden/>
              </w:rPr>
              <w:instrText xml:space="preserve"> PAGEREF _Toc10827387 \h </w:instrText>
            </w:r>
            <w:r w:rsidR="00A74FA6">
              <w:rPr>
                <w:noProof/>
                <w:webHidden/>
              </w:rPr>
            </w:r>
            <w:r w:rsidR="00A74FA6">
              <w:rPr>
                <w:noProof/>
                <w:webHidden/>
              </w:rPr>
              <w:fldChar w:fldCharType="separate"/>
            </w:r>
            <w:r w:rsidR="00A74FA6">
              <w:rPr>
                <w:noProof/>
                <w:webHidden/>
              </w:rPr>
              <w:t>13</w:t>
            </w:r>
            <w:r w:rsidR="00A74FA6">
              <w:rPr>
                <w:noProof/>
                <w:webHidden/>
              </w:rPr>
              <w:fldChar w:fldCharType="end"/>
            </w:r>
          </w:hyperlink>
        </w:p>
        <w:p w14:paraId="04D569B4" w14:textId="2A8D4D04" w:rsidR="00A74FA6" w:rsidRDefault="00EA2337">
          <w:pPr>
            <w:pStyle w:val="TOC3"/>
            <w:tabs>
              <w:tab w:val="right" w:leader="dot" w:pos="9350"/>
            </w:tabs>
            <w:rPr>
              <w:rFonts w:eastAsiaTheme="minorEastAsia"/>
              <w:noProof/>
            </w:rPr>
          </w:pPr>
          <w:hyperlink w:anchor="_Toc10827388" w:history="1">
            <w:r w:rsidR="00A74FA6" w:rsidRPr="008C4031">
              <w:rPr>
                <w:rStyle w:val="Hyperlink"/>
                <w:noProof/>
              </w:rPr>
              <w:t>Dependent on</w:t>
            </w:r>
            <w:r w:rsidR="00A74FA6">
              <w:rPr>
                <w:noProof/>
                <w:webHidden/>
              </w:rPr>
              <w:tab/>
            </w:r>
            <w:r w:rsidR="00A74FA6">
              <w:rPr>
                <w:noProof/>
                <w:webHidden/>
              </w:rPr>
              <w:fldChar w:fldCharType="begin"/>
            </w:r>
            <w:r w:rsidR="00A74FA6">
              <w:rPr>
                <w:noProof/>
                <w:webHidden/>
              </w:rPr>
              <w:instrText xml:space="preserve"> PAGEREF _Toc10827388 \h </w:instrText>
            </w:r>
            <w:r w:rsidR="00A74FA6">
              <w:rPr>
                <w:noProof/>
                <w:webHidden/>
              </w:rPr>
            </w:r>
            <w:r w:rsidR="00A74FA6">
              <w:rPr>
                <w:noProof/>
                <w:webHidden/>
              </w:rPr>
              <w:fldChar w:fldCharType="separate"/>
            </w:r>
            <w:r w:rsidR="00A74FA6">
              <w:rPr>
                <w:noProof/>
                <w:webHidden/>
              </w:rPr>
              <w:t>13</w:t>
            </w:r>
            <w:r w:rsidR="00A74FA6">
              <w:rPr>
                <w:noProof/>
                <w:webHidden/>
              </w:rPr>
              <w:fldChar w:fldCharType="end"/>
            </w:r>
          </w:hyperlink>
        </w:p>
        <w:p w14:paraId="0A44DBC3" w14:textId="4A8F0CD2" w:rsidR="00A74FA6" w:rsidRDefault="00EA2337">
          <w:pPr>
            <w:pStyle w:val="TOC3"/>
            <w:tabs>
              <w:tab w:val="right" w:leader="dot" w:pos="9350"/>
            </w:tabs>
            <w:rPr>
              <w:rFonts w:eastAsiaTheme="minorEastAsia"/>
              <w:noProof/>
            </w:rPr>
          </w:pPr>
          <w:hyperlink w:anchor="_Toc10827389" w:history="1">
            <w:r w:rsidR="00A74FA6" w:rsidRPr="008C4031">
              <w:rPr>
                <w:rStyle w:val="Hyperlink"/>
                <w:noProof/>
              </w:rPr>
              <w:t>Dependencies</w:t>
            </w:r>
            <w:r w:rsidR="00A74FA6">
              <w:rPr>
                <w:noProof/>
                <w:webHidden/>
              </w:rPr>
              <w:tab/>
            </w:r>
            <w:r w:rsidR="00A74FA6">
              <w:rPr>
                <w:noProof/>
                <w:webHidden/>
              </w:rPr>
              <w:fldChar w:fldCharType="begin"/>
            </w:r>
            <w:r w:rsidR="00A74FA6">
              <w:rPr>
                <w:noProof/>
                <w:webHidden/>
              </w:rPr>
              <w:instrText xml:space="preserve"> PAGEREF _Toc10827389 \h </w:instrText>
            </w:r>
            <w:r w:rsidR="00A74FA6">
              <w:rPr>
                <w:noProof/>
                <w:webHidden/>
              </w:rPr>
            </w:r>
            <w:r w:rsidR="00A74FA6">
              <w:rPr>
                <w:noProof/>
                <w:webHidden/>
              </w:rPr>
              <w:fldChar w:fldCharType="separate"/>
            </w:r>
            <w:r w:rsidR="00A74FA6">
              <w:rPr>
                <w:noProof/>
                <w:webHidden/>
              </w:rPr>
              <w:t>13</w:t>
            </w:r>
            <w:r w:rsidR="00A74FA6">
              <w:rPr>
                <w:noProof/>
                <w:webHidden/>
              </w:rPr>
              <w:fldChar w:fldCharType="end"/>
            </w:r>
          </w:hyperlink>
        </w:p>
        <w:p w14:paraId="0EAF7241" w14:textId="1CCD6503" w:rsidR="00A74FA6" w:rsidRDefault="00EA2337">
          <w:pPr>
            <w:pStyle w:val="TOC3"/>
            <w:tabs>
              <w:tab w:val="right" w:leader="dot" w:pos="9350"/>
            </w:tabs>
            <w:rPr>
              <w:rFonts w:eastAsiaTheme="minorEastAsia"/>
              <w:noProof/>
            </w:rPr>
          </w:pPr>
          <w:hyperlink w:anchor="_Toc10827390" w:history="1">
            <w:r w:rsidR="00A74FA6" w:rsidRPr="008C4031">
              <w:rPr>
                <w:rStyle w:val="Hyperlink"/>
                <w:noProof/>
              </w:rPr>
              <w:t>Description</w:t>
            </w:r>
            <w:r w:rsidR="00A74FA6">
              <w:rPr>
                <w:noProof/>
                <w:webHidden/>
              </w:rPr>
              <w:tab/>
            </w:r>
            <w:r w:rsidR="00A74FA6">
              <w:rPr>
                <w:noProof/>
                <w:webHidden/>
              </w:rPr>
              <w:fldChar w:fldCharType="begin"/>
            </w:r>
            <w:r w:rsidR="00A74FA6">
              <w:rPr>
                <w:noProof/>
                <w:webHidden/>
              </w:rPr>
              <w:instrText xml:space="preserve"> PAGEREF _Toc10827390 \h </w:instrText>
            </w:r>
            <w:r w:rsidR="00A74FA6">
              <w:rPr>
                <w:noProof/>
                <w:webHidden/>
              </w:rPr>
            </w:r>
            <w:r w:rsidR="00A74FA6">
              <w:rPr>
                <w:noProof/>
                <w:webHidden/>
              </w:rPr>
              <w:fldChar w:fldCharType="separate"/>
            </w:r>
            <w:r w:rsidR="00A74FA6">
              <w:rPr>
                <w:noProof/>
                <w:webHidden/>
              </w:rPr>
              <w:t>13</w:t>
            </w:r>
            <w:r w:rsidR="00A74FA6">
              <w:rPr>
                <w:noProof/>
                <w:webHidden/>
              </w:rPr>
              <w:fldChar w:fldCharType="end"/>
            </w:r>
          </w:hyperlink>
        </w:p>
        <w:p w14:paraId="7BBED3BE" w14:textId="50193170" w:rsidR="00A74FA6" w:rsidRDefault="00EA2337">
          <w:pPr>
            <w:pStyle w:val="TOC3"/>
            <w:tabs>
              <w:tab w:val="right" w:leader="dot" w:pos="9350"/>
            </w:tabs>
            <w:rPr>
              <w:rFonts w:eastAsiaTheme="minorEastAsia"/>
              <w:noProof/>
            </w:rPr>
          </w:pPr>
          <w:hyperlink w:anchor="_Toc10827391" w:history="1">
            <w:r w:rsidR="00A74FA6" w:rsidRPr="008C4031">
              <w:rPr>
                <w:rStyle w:val="Hyperlink"/>
                <w:noProof/>
              </w:rPr>
              <w:t>Instructions</w:t>
            </w:r>
            <w:r w:rsidR="00A74FA6">
              <w:rPr>
                <w:noProof/>
                <w:webHidden/>
              </w:rPr>
              <w:tab/>
            </w:r>
            <w:r w:rsidR="00A74FA6">
              <w:rPr>
                <w:noProof/>
                <w:webHidden/>
              </w:rPr>
              <w:fldChar w:fldCharType="begin"/>
            </w:r>
            <w:r w:rsidR="00A74FA6">
              <w:rPr>
                <w:noProof/>
                <w:webHidden/>
              </w:rPr>
              <w:instrText xml:space="preserve"> PAGEREF _Toc10827391 \h </w:instrText>
            </w:r>
            <w:r w:rsidR="00A74FA6">
              <w:rPr>
                <w:noProof/>
                <w:webHidden/>
              </w:rPr>
            </w:r>
            <w:r w:rsidR="00A74FA6">
              <w:rPr>
                <w:noProof/>
                <w:webHidden/>
              </w:rPr>
              <w:fldChar w:fldCharType="separate"/>
            </w:r>
            <w:r w:rsidR="00A74FA6">
              <w:rPr>
                <w:noProof/>
                <w:webHidden/>
              </w:rPr>
              <w:t>13</w:t>
            </w:r>
            <w:r w:rsidR="00A74FA6">
              <w:rPr>
                <w:noProof/>
                <w:webHidden/>
              </w:rPr>
              <w:fldChar w:fldCharType="end"/>
            </w:r>
          </w:hyperlink>
        </w:p>
        <w:p w14:paraId="62CE1FB3" w14:textId="31F95322" w:rsidR="00A74FA6" w:rsidRDefault="00EA2337">
          <w:pPr>
            <w:pStyle w:val="TOC3"/>
            <w:tabs>
              <w:tab w:val="right" w:leader="dot" w:pos="9350"/>
            </w:tabs>
            <w:rPr>
              <w:rFonts w:eastAsiaTheme="minorEastAsia"/>
              <w:noProof/>
            </w:rPr>
          </w:pPr>
          <w:hyperlink w:anchor="_Toc10827392" w:history="1">
            <w:r w:rsidR="00A74FA6" w:rsidRPr="008C4031">
              <w:rPr>
                <w:rStyle w:val="Hyperlink"/>
                <w:noProof/>
              </w:rPr>
              <w:t>Grant access to end users</w:t>
            </w:r>
            <w:r w:rsidR="00A74FA6">
              <w:rPr>
                <w:noProof/>
                <w:webHidden/>
              </w:rPr>
              <w:tab/>
            </w:r>
            <w:r w:rsidR="00A74FA6">
              <w:rPr>
                <w:noProof/>
                <w:webHidden/>
              </w:rPr>
              <w:fldChar w:fldCharType="begin"/>
            </w:r>
            <w:r w:rsidR="00A74FA6">
              <w:rPr>
                <w:noProof/>
                <w:webHidden/>
              </w:rPr>
              <w:instrText xml:space="preserve"> PAGEREF _Toc10827392 \h </w:instrText>
            </w:r>
            <w:r w:rsidR="00A74FA6">
              <w:rPr>
                <w:noProof/>
                <w:webHidden/>
              </w:rPr>
            </w:r>
            <w:r w:rsidR="00A74FA6">
              <w:rPr>
                <w:noProof/>
                <w:webHidden/>
              </w:rPr>
              <w:fldChar w:fldCharType="separate"/>
            </w:r>
            <w:r w:rsidR="00A74FA6">
              <w:rPr>
                <w:noProof/>
                <w:webHidden/>
              </w:rPr>
              <w:t>15</w:t>
            </w:r>
            <w:r w:rsidR="00A74FA6">
              <w:rPr>
                <w:noProof/>
                <w:webHidden/>
              </w:rPr>
              <w:fldChar w:fldCharType="end"/>
            </w:r>
          </w:hyperlink>
        </w:p>
        <w:p w14:paraId="18A303A6" w14:textId="55879F00" w:rsidR="00A74FA6" w:rsidRDefault="00EA2337">
          <w:pPr>
            <w:pStyle w:val="TOC2"/>
            <w:tabs>
              <w:tab w:val="right" w:leader="dot" w:pos="9350"/>
            </w:tabs>
            <w:rPr>
              <w:rFonts w:eastAsiaTheme="minorEastAsia"/>
              <w:noProof/>
            </w:rPr>
          </w:pPr>
          <w:hyperlink w:anchor="_Toc10827393" w:history="1">
            <w:r w:rsidR="00A74FA6" w:rsidRPr="008C4031">
              <w:rPr>
                <w:rStyle w:val="Hyperlink"/>
                <w:noProof/>
              </w:rPr>
              <w:t>Step 2: Configure COE Settings</w:t>
            </w:r>
            <w:r w:rsidR="00A74FA6">
              <w:rPr>
                <w:noProof/>
                <w:webHidden/>
              </w:rPr>
              <w:tab/>
            </w:r>
            <w:r w:rsidR="00A74FA6">
              <w:rPr>
                <w:noProof/>
                <w:webHidden/>
              </w:rPr>
              <w:fldChar w:fldCharType="begin"/>
            </w:r>
            <w:r w:rsidR="00A74FA6">
              <w:rPr>
                <w:noProof/>
                <w:webHidden/>
              </w:rPr>
              <w:instrText xml:space="preserve"> PAGEREF _Toc10827393 \h </w:instrText>
            </w:r>
            <w:r w:rsidR="00A74FA6">
              <w:rPr>
                <w:noProof/>
                <w:webHidden/>
              </w:rPr>
            </w:r>
            <w:r w:rsidR="00A74FA6">
              <w:rPr>
                <w:noProof/>
                <w:webHidden/>
              </w:rPr>
              <w:fldChar w:fldCharType="separate"/>
            </w:r>
            <w:r w:rsidR="00A74FA6">
              <w:rPr>
                <w:noProof/>
                <w:webHidden/>
              </w:rPr>
              <w:t>19</w:t>
            </w:r>
            <w:r w:rsidR="00A74FA6">
              <w:rPr>
                <w:noProof/>
                <w:webHidden/>
              </w:rPr>
              <w:fldChar w:fldCharType="end"/>
            </w:r>
          </w:hyperlink>
        </w:p>
        <w:p w14:paraId="40CFC72E" w14:textId="3D72F465" w:rsidR="00A74FA6" w:rsidRDefault="00EA2337">
          <w:pPr>
            <w:pStyle w:val="TOC3"/>
            <w:tabs>
              <w:tab w:val="right" w:leader="dot" w:pos="9350"/>
            </w:tabs>
            <w:rPr>
              <w:rFonts w:eastAsiaTheme="minorEastAsia"/>
              <w:noProof/>
            </w:rPr>
          </w:pPr>
          <w:hyperlink w:anchor="_Toc10827394" w:history="1">
            <w:r w:rsidR="00A74FA6" w:rsidRPr="008C4031">
              <w:rPr>
                <w:rStyle w:val="Hyperlink"/>
                <w:noProof/>
              </w:rPr>
              <w:t>Components covered</w:t>
            </w:r>
            <w:r w:rsidR="00A74FA6">
              <w:rPr>
                <w:noProof/>
                <w:webHidden/>
              </w:rPr>
              <w:tab/>
            </w:r>
            <w:r w:rsidR="00A74FA6">
              <w:rPr>
                <w:noProof/>
                <w:webHidden/>
              </w:rPr>
              <w:fldChar w:fldCharType="begin"/>
            </w:r>
            <w:r w:rsidR="00A74FA6">
              <w:rPr>
                <w:noProof/>
                <w:webHidden/>
              </w:rPr>
              <w:instrText xml:space="preserve"> PAGEREF _Toc10827394 \h </w:instrText>
            </w:r>
            <w:r w:rsidR="00A74FA6">
              <w:rPr>
                <w:noProof/>
                <w:webHidden/>
              </w:rPr>
            </w:r>
            <w:r w:rsidR="00A74FA6">
              <w:rPr>
                <w:noProof/>
                <w:webHidden/>
              </w:rPr>
              <w:fldChar w:fldCharType="separate"/>
            </w:r>
            <w:r w:rsidR="00A74FA6">
              <w:rPr>
                <w:noProof/>
                <w:webHidden/>
              </w:rPr>
              <w:t>19</w:t>
            </w:r>
            <w:r w:rsidR="00A74FA6">
              <w:rPr>
                <w:noProof/>
                <w:webHidden/>
              </w:rPr>
              <w:fldChar w:fldCharType="end"/>
            </w:r>
          </w:hyperlink>
        </w:p>
        <w:p w14:paraId="7E18FB4F" w14:textId="5DE6F0FE" w:rsidR="00A74FA6" w:rsidRDefault="00EA2337">
          <w:pPr>
            <w:pStyle w:val="TOC3"/>
            <w:tabs>
              <w:tab w:val="right" w:leader="dot" w:pos="9350"/>
            </w:tabs>
            <w:rPr>
              <w:rFonts w:eastAsiaTheme="minorEastAsia"/>
              <w:noProof/>
            </w:rPr>
          </w:pPr>
          <w:hyperlink w:anchor="_Toc10827395" w:history="1">
            <w:r w:rsidR="00A74FA6" w:rsidRPr="008C4031">
              <w:rPr>
                <w:rStyle w:val="Hyperlink"/>
                <w:noProof/>
              </w:rPr>
              <w:t>Dependent on</w:t>
            </w:r>
            <w:r w:rsidR="00A74FA6">
              <w:rPr>
                <w:noProof/>
                <w:webHidden/>
              </w:rPr>
              <w:tab/>
            </w:r>
            <w:r w:rsidR="00A74FA6">
              <w:rPr>
                <w:noProof/>
                <w:webHidden/>
              </w:rPr>
              <w:fldChar w:fldCharType="begin"/>
            </w:r>
            <w:r w:rsidR="00A74FA6">
              <w:rPr>
                <w:noProof/>
                <w:webHidden/>
              </w:rPr>
              <w:instrText xml:space="preserve"> PAGEREF _Toc10827395 \h </w:instrText>
            </w:r>
            <w:r w:rsidR="00A74FA6">
              <w:rPr>
                <w:noProof/>
                <w:webHidden/>
              </w:rPr>
            </w:r>
            <w:r w:rsidR="00A74FA6">
              <w:rPr>
                <w:noProof/>
                <w:webHidden/>
              </w:rPr>
              <w:fldChar w:fldCharType="separate"/>
            </w:r>
            <w:r w:rsidR="00A74FA6">
              <w:rPr>
                <w:noProof/>
                <w:webHidden/>
              </w:rPr>
              <w:t>19</w:t>
            </w:r>
            <w:r w:rsidR="00A74FA6">
              <w:rPr>
                <w:noProof/>
                <w:webHidden/>
              </w:rPr>
              <w:fldChar w:fldCharType="end"/>
            </w:r>
          </w:hyperlink>
        </w:p>
        <w:p w14:paraId="1F6E1078" w14:textId="4DEA3CDA" w:rsidR="00A74FA6" w:rsidRDefault="00EA2337">
          <w:pPr>
            <w:pStyle w:val="TOC3"/>
            <w:tabs>
              <w:tab w:val="right" w:leader="dot" w:pos="9350"/>
            </w:tabs>
            <w:rPr>
              <w:rFonts w:eastAsiaTheme="minorEastAsia"/>
              <w:noProof/>
            </w:rPr>
          </w:pPr>
          <w:hyperlink w:anchor="_Toc10827396" w:history="1">
            <w:r w:rsidR="00A74FA6" w:rsidRPr="008C4031">
              <w:rPr>
                <w:rStyle w:val="Hyperlink"/>
                <w:noProof/>
              </w:rPr>
              <w:t>Dependencies</w:t>
            </w:r>
            <w:r w:rsidR="00A74FA6">
              <w:rPr>
                <w:noProof/>
                <w:webHidden/>
              </w:rPr>
              <w:tab/>
            </w:r>
            <w:r w:rsidR="00A74FA6">
              <w:rPr>
                <w:noProof/>
                <w:webHidden/>
              </w:rPr>
              <w:fldChar w:fldCharType="begin"/>
            </w:r>
            <w:r w:rsidR="00A74FA6">
              <w:rPr>
                <w:noProof/>
                <w:webHidden/>
              </w:rPr>
              <w:instrText xml:space="preserve"> PAGEREF _Toc10827396 \h </w:instrText>
            </w:r>
            <w:r w:rsidR="00A74FA6">
              <w:rPr>
                <w:noProof/>
                <w:webHidden/>
              </w:rPr>
            </w:r>
            <w:r w:rsidR="00A74FA6">
              <w:rPr>
                <w:noProof/>
                <w:webHidden/>
              </w:rPr>
              <w:fldChar w:fldCharType="separate"/>
            </w:r>
            <w:r w:rsidR="00A74FA6">
              <w:rPr>
                <w:noProof/>
                <w:webHidden/>
              </w:rPr>
              <w:t>19</w:t>
            </w:r>
            <w:r w:rsidR="00A74FA6">
              <w:rPr>
                <w:noProof/>
                <w:webHidden/>
              </w:rPr>
              <w:fldChar w:fldCharType="end"/>
            </w:r>
          </w:hyperlink>
        </w:p>
        <w:p w14:paraId="5C7A8E5A" w14:textId="34532243" w:rsidR="00A74FA6" w:rsidRDefault="00EA2337">
          <w:pPr>
            <w:pStyle w:val="TOC3"/>
            <w:tabs>
              <w:tab w:val="right" w:leader="dot" w:pos="9350"/>
            </w:tabs>
            <w:rPr>
              <w:rFonts w:eastAsiaTheme="minorEastAsia"/>
              <w:noProof/>
            </w:rPr>
          </w:pPr>
          <w:hyperlink w:anchor="_Toc10827397" w:history="1">
            <w:r w:rsidR="00A74FA6" w:rsidRPr="008C4031">
              <w:rPr>
                <w:rStyle w:val="Hyperlink"/>
                <w:rFonts w:cstheme="minorHAnsi"/>
                <w:noProof/>
              </w:rPr>
              <w:t>Description</w:t>
            </w:r>
            <w:r w:rsidR="00A74FA6">
              <w:rPr>
                <w:noProof/>
                <w:webHidden/>
              </w:rPr>
              <w:tab/>
            </w:r>
            <w:r w:rsidR="00A74FA6">
              <w:rPr>
                <w:noProof/>
                <w:webHidden/>
              </w:rPr>
              <w:fldChar w:fldCharType="begin"/>
            </w:r>
            <w:r w:rsidR="00A74FA6">
              <w:rPr>
                <w:noProof/>
                <w:webHidden/>
              </w:rPr>
              <w:instrText xml:space="preserve"> PAGEREF _Toc10827397 \h </w:instrText>
            </w:r>
            <w:r w:rsidR="00A74FA6">
              <w:rPr>
                <w:noProof/>
                <w:webHidden/>
              </w:rPr>
            </w:r>
            <w:r w:rsidR="00A74FA6">
              <w:rPr>
                <w:noProof/>
                <w:webHidden/>
              </w:rPr>
              <w:fldChar w:fldCharType="separate"/>
            </w:r>
            <w:r w:rsidR="00A74FA6">
              <w:rPr>
                <w:noProof/>
                <w:webHidden/>
              </w:rPr>
              <w:t>19</w:t>
            </w:r>
            <w:r w:rsidR="00A74FA6">
              <w:rPr>
                <w:noProof/>
                <w:webHidden/>
              </w:rPr>
              <w:fldChar w:fldCharType="end"/>
            </w:r>
          </w:hyperlink>
        </w:p>
        <w:p w14:paraId="64B40CD4" w14:textId="4346E04B" w:rsidR="00A74FA6" w:rsidRDefault="00EA2337">
          <w:pPr>
            <w:pStyle w:val="TOC3"/>
            <w:tabs>
              <w:tab w:val="right" w:leader="dot" w:pos="9350"/>
            </w:tabs>
            <w:rPr>
              <w:rFonts w:eastAsiaTheme="minorEastAsia"/>
              <w:noProof/>
            </w:rPr>
          </w:pPr>
          <w:hyperlink w:anchor="_Toc10827398" w:history="1">
            <w:r w:rsidR="00A74FA6" w:rsidRPr="008C4031">
              <w:rPr>
                <w:rStyle w:val="Hyperlink"/>
                <w:rFonts w:cstheme="minorHAnsi"/>
                <w:noProof/>
              </w:rPr>
              <w:t>Instructions</w:t>
            </w:r>
            <w:r w:rsidR="00A74FA6">
              <w:rPr>
                <w:noProof/>
                <w:webHidden/>
              </w:rPr>
              <w:tab/>
            </w:r>
            <w:r w:rsidR="00A74FA6">
              <w:rPr>
                <w:noProof/>
                <w:webHidden/>
              </w:rPr>
              <w:fldChar w:fldCharType="begin"/>
            </w:r>
            <w:r w:rsidR="00A74FA6">
              <w:rPr>
                <w:noProof/>
                <w:webHidden/>
              </w:rPr>
              <w:instrText xml:space="preserve"> PAGEREF _Toc10827398 \h </w:instrText>
            </w:r>
            <w:r w:rsidR="00A74FA6">
              <w:rPr>
                <w:noProof/>
                <w:webHidden/>
              </w:rPr>
            </w:r>
            <w:r w:rsidR="00A74FA6">
              <w:rPr>
                <w:noProof/>
                <w:webHidden/>
              </w:rPr>
              <w:fldChar w:fldCharType="separate"/>
            </w:r>
            <w:r w:rsidR="00A74FA6">
              <w:rPr>
                <w:noProof/>
                <w:webHidden/>
              </w:rPr>
              <w:t>19</w:t>
            </w:r>
            <w:r w:rsidR="00A74FA6">
              <w:rPr>
                <w:noProof/>
                <w:webHidden/>
              </w:rPr>
              <w:fldChar w:fldCharType="end"/>
            </w:r>
          </w:hyperlink>
        </w:p>
        <w:p w14:paraId="6A5CFDB3" w14:textId="7FC3FB76" w:rsidR="00A74FA6" w:rsidRDefault="00EA2337">
          <w:pPr>
            <w:pStyle w:val="TOC2"/>
            <w:tabs>
              <w:tab w:val="right" w:leader="dot" w:pos="9350"/>
            </w:tabs>
            <w:rPr>
              <w:rFonts w:eastAsiaTheme="minorEastAsia"/>
              <w:noProof/>
            </w:rPr>
          </w:pPr>
          <w:hyperlink w:anchor="_Toc10827399" w:history="1">
            <w:r w:rsidR="00A74FA6" w:rsidRPr="008C4031">
              <w:rPr>
                <w:rStyle w:val="Hyperlink"/>
                <w:rFonts w:cstheme="minorHAnsi"/>
                <w:noProof/>
              </w:rPr>
              <w:t>Step 3: Install the Flows</w:t>
            </w:r>
            <w:r w:rsidR="00A74FA6">
              <w:rPr>
                <w:noProof/>
                <w:webHidden/>
              </w:rPr>
              <w:tab/>
            </w:r>
            <w:r w:rsidR="00A74FA6">
              <w:rPr>
                <w:noProof/>
                <w:webHidden/>
              </w:rPr>
              <w:fldChar w:fldCharType="begin"/>
            </w:r>
            <w:r w:rsidR="00A74FA6">
              <w:rPr>
                <w:noProof/>
                <w:webHidden/>
              </w:rPr>
              <w:instrText xml:space="preserve"> PAGEREF _Toc10827399 \h </w:instrText>
            </w:r>
            <w:r w:rsidR="00A74FA6">
              <w:rPr>
                <w:noProof/>
                <w:webHidden/>
              </w:rPr>
            </w:r>
            <w:r w:rsidR="00A74FA6">
              <w:rPr>
                <w:noProof/>
                <w:webHidden/>
              </w:rPr>
              <w:fldChar w:fldCharType="separate"/>
            </w:r>
            <w:r w:rsidR="00A74FA6">
              <w:rPr>
                <w:noProof/>
                <w:webHidden/>
              </w:rPr>
              <w:t>20</w:t>
            </w:r>
            <w:r w:rsidR="00A74FA6">
              <w:rPr>
                <w:noProof/>
                <w:webHidden/>
              </w:rPr>
              <w:fldChar w:fldCharType="end"/>
            </w:r>
          </w:hyperlink>
        </w:p>
        <w:p w14:paraId="0C7DB052" w14:textId="16F20CEF" w:rsidR="00A74FA6" w:rsidRDefault="00EA2337">
          <w:pPr>
            <w:pStyle w:val="TOC3"/>
            <w:tabs>
              <w:tab w:val="right" w:leader="dot" w:pos="9350"/>
            </w:tabs>
            <w:rPr>
              <w:rFonts w:eastAsiaTheme="minorEastAsia"/>
              <w:noProof/>
            </w:rPr>
          </w:pPr>
          <w:hyperlink w:anchor="_Toc10827400" w:history="1">
            <w:r w:rsidR="00A74FA6" w:rsidRPr="008C4031">
              <w:rPr>
                <w:rStyle w:val="Hyperlink"/>
                <w:rFonts w:cstheme="minorHAnsi"/>
                <w:noProof/>
              </w:rPr>
              <w:t>Components covered</w:t>
            </w:r>
            <w:r w:rsidR="00A74FA6">
              <w:rPr>
                <w:noProof/>
                <w:webHidden/>
              </w:rPr>
              <w:tab/>
            </w:r>
            <w:r w:rsidR="00A74FA6">
              <w:rPr>
                <w:noProof/>
                <w:webHidden/>
              </w:rPr>
              <w:fldChar w:fldCharType="begin"/>
            </w:r>
            <w:r w:rsidR="00A74FA6">
              <w:rPr>
                <w:noProof/>
                <w:webHidden/>
              </w:rPr>
              <w:instrText xml:space="preserve"> PAGEREF _Toc10827400 \h </w:instrText>
            </w:r>
            <w:r w:rsidR="00A74FA6">
              <w:rPr>
                <w:noProof/>
                <w:webHidden/>
              </w:rPr>
            </w:r>
            <w:r w:rsidR="00A74FA6">
              <w:rPr>
                <w:noProof/>
                <w:webHidden/>
              </w:rPr>
              <w:fldChar w:fldCharType="separate"/>
            </w:r>
            <w:r w:rsidR="00A74FA6">
              <w:rPr>
                <w:noProof/>
                <w:webHidden/>
              </w:rPr>
              <w:t>20</w:t>
            </w:r>
            <w:r w:rsidR="00A74FA6">
              <w:rPr>
                <w:noProof/>
                <w:webHidden/>
              </w:rPr>
              <w:fldChar w:fldCharType="end"/>
            </w:r>
          </w:hyperlink>
        </w:p>
        <w:p w14:paraId="4CE1E9AB" w14:textId="303D9EA4" w:rsidR="00A74FA6" w:rsidRDefault="00EA2337">
          <w:pPr>
            <w:pStyle w:val="TOC3"/>
            <w:tabs>
              <w:tab w:val="right" w:leader="dot" w:pos="9350"/>
            </w:tabs>
            <w:rPr>
              <w:rFonts w:eastAsiaTheme="minorEastAsia"/>
              <w:noProof/>
            </w:rPr>
          </w:pPr>
          <w:hyperlink w:anchor="_Toc10827401" w:history="1">
            <w:r w:rsidR="00A74FA6" w:rsidRPr="008C4031">
              <w:rPr>
                <w:rStyle w:val="Hyperlink"/>
                <w:rFonts w:cstheme="minorHAnsi"/>
                <w:noProof/>
              </w:rPr>
              <w:t>Dependent on</w:t>
            </w:r>
            <w:r w:rsidR="00A74FA6">
              <w:rPr>
                <w:noProof/>
                <w:webHidden/>
              </w:rPr>
              <w:tab/>
            </w:r>
            <w:r w:rsidR="00A74FA6">
              <w:rPr>
                <w:noProof/>
                <w:webHidden/>
              </w:rPr>
              <w:fldChar w:fldCharType="begin"/>
            </w:r>
            <w:r w:rsidR="00A74FA6">
              <w:rPr>
                <w:noProof/>
                <w:webHidden/>
              </w:rPr>
              <w:instrText xml:space="preserve"> PAGEREF _Toc10827401 \h </w:instrText>
            </w:r>
            <w:r w:rsidR="00A74FA6">
              <w:rPr>
                <w:noProof/>
                <w:webHidden/>
              </w:rPr>
            </w:r>
            <w:r w:rsidR="00A74FA6">
              <w:rPr>
                <w:noProof/>
                <w:webHidden/>
              </w:rPr>
              <w:fldChar w:fldCharType="separate"/>
            </w:r>
            <w:r w:rsidR="00A74FA6">
              <w:rPr>
                <w:noProof/>
                <w:webHidden/>
              </w:rPr>
              <w:t>20</w:t>
            </w:r>
            <w:r w:rsidR="00A74FA6">
              <w:rPr>
                <w:noProof/>
                <w:webHidden/>
              </w:rPr>
              <w:fldChar w:fldCharType="end"/>
            </w:r>
          </w:hyperlink>
        </w:p>
        <w:p w14:paraId="11CE2196" w14:textId="6ED62A67" w:rsidR="00A74FA6" w:rsidRDefault="00EA2337">
          <w:pPr>
            <w:pStyle w:val="TOC3"/>
            <w:tabs>
              <w:tab w:val="right" w:leader="dot" w:pos="9350"/>
            </w:tabs>
            <w:rPr>
              <w:rFonts w:eastAsiaTheme="minorEastAsia"/>
              <w:noProof/>
            </w:rPr>
          </w:pPr>
          <w:hyperlink w:anchor="_Toc10827402" w:history="1">
            <w:r w:rsidR="00A74FA6" w:rsidRPr="008C4031">
              <w:rPr>
                <w:rStyle w:val="Hyperlink"/>
                <w:rFonts w:cstheme="minorHAnsi"/>
                <w:noProof/>
              </w:rPr>
              <w:t>Dependencies</w:t>
            </w:r>
            <w:r w:rsidR="00A74FA6">
              <w:rPr>
                <w:noProof/>
                <w:webHidden/>
              </w:rPr>
              <w:tab/>
            </w:r>
            <w:r w:rsidR="00A74FA6">
              <w:rPr>
                <w:noProof/>
                <w:webHidden/>
              </w:rPr>
              <w:fldChar w:fldCharType="begin"/>
            </w:r>
            <w:r w:rsidR="00A74FA6">
              <w:rPr>
                <w:noProof/>
                <w:webHidden/>
              </w:rPr>
              <w:instrText xml:space="preserve"> PAGEREF _Toc10827402 \h </w:instrText>
            </w:r>
            <w:r w:rsidR="00A74FA6">
              <w:rPr>
                <w:noProof/>
                <w:webHidden/>
              </w:rPr>
            </w:r>
            <w:r w:rsidR="00A74FA6">
              <w:rPr>
                <w:noProof/>
                <w:webHidden/>
              </w:rPr>
              <w:fldChar w:fldCharType="separate"/>
            </w:r>
            <w:r w:rsidR="00A74FA6">
              <w:rPr>
                <w:noProof/>
                <w:webHidden/>
              </w:rPr>
              <w:t>20</w:t>
            </w:r>
            <w:r w:rsidR="00A74FA6">
              <w:rPr>
                <w:noProof/>
                <w:webHidden/>
              </w:rPr>
              <w:fldChar w:fldCharType="end"/>
            </w:r>
          </w:hyperlink>
        </w:p>
        <w:p w14:paraId="2BEB3084" w14:textId="65DDC299" w:rsidR="00A74FA6" w:rsidRDefault="00EA2337">
          <w:pPr>
            <w:pStyle w:val="TOC3"/>
            <w:tabs>
              <w:tab w:val="right" w:leader="dot" w:pos="9350"/>
            </w:tabs>
            <w:rPr>
              <w:rFonts w:eastAsiaTheme="minorEastAsia"/>
              <w:noProof/>
            </w:rPr>
          </w:pPr>
          <w:hyperlink w:anchor="_Toc10827403" w:history="1">
            <w:r w:rsidR="00A74FA6" w:rsidRPr="008C4031">
              <w:rPr>
                <w:rStyle w:val="Hyperlink"/>
                <w:rFonts w:cstheme="minorHAnsi"/>
                <w:noProof/>
              </w:rPr>
              <w:t>Description</w:t>
            </w:r>
            <w:r w:rsidR="00A74FA6">
              <w:rPr>
                <w:noProof/>
                <w:webHidden/>
              </w:rPr>
              <w:tab/>
            </w:r>
            <w:r w:rsidR="00A74FA6">
              <w:rPr>
                <w:noProof/>
                <w:webHidden/>
              </w:rPr>
              <w:fldChar w:fldCharType="begin"/>
            </w:r>
            <w:r w:rsidR="00A74FA6">
              <w:rPr>
                <w:noProof/>
                <w:webHidden/>
              </w:rPr>
              <w:instrText xml:space="preserve"> PAGEREF _Toc10827403 \h </w:instrText>
            </w:r>
            <w:r w:rsidR="00A74FA6">
              <w:rPr>
                <w:noProof/>
                <w:webHidden/>
              </w:rPr>
            </w:r>
            <w:r w:rsidR="00A74FA6">
              <w:rPr>
                <w:noProof/>
                <w:webHidden/>
              </w:rPr>
              <w:fldChar w:fldCharType="separate"/>
            </w:r>
            <w:r w:rsidR="00A74FA6">
              <w:rPr>
                <w:noProof/>
                <w:webHidden/>
              </w:rPr>
              <w:t>20</w:t>
            </w:r>
            <w:r w:rsidR="00A74FA6">
              <w:rPr>
                <w:noProof/>
                <w:webHidden/>
              </w:rPr>
              <w:fldChar w:fldCharType="end"/>
            </w:r>
          </w:hyperlink>
        </w:p>
        <w:p w14:paraId="78B0F431" w14:textId="6F8E4985" w:rsidR="00A74FA6" w:rsidRDefault="00EA2337">
          <w:pPr>
            <w:pStyle w:val="TOC3"/>
            <w:tabs>
              <w:tab w:val="right" w:leader="dot" w:pos="9350"/>
            </w:tabs>
            <w:rPr>
              <w:rFonts w:eastAsiaTheme="minorEastAsia"/>
              <w:noProof/>
            </w:rPr>
          </w:pPr>
          <w:hyperlink w:anchor="_Toc10827404" w:history="1">
            <w:r w:rsidR="00A74FA6" w:rsidRPr="008C4031">
              <w:rPr>
                <w:rStyle w:val="Hyperlink"/>
                <w:noProof/>
              </w:rPr>
              <w:t>Instructions</w:t>
            </w:r>
            <w:r w:rsidR="00A74FA6">
              <w:rPr>
                <w:noProof/>
                <w:webHidden/>
              </w:rPr>
              <w:tab/>
            </w:r>
            <w:r w:rsidR="00A74FA6">
              <w:rPr>
                <w:noProof/>
                <w:webHidden/>
              </w:rPr>
              <w:fldChar w:fldCharType="begin"/>
            </w:r>
            <w:r w:rsidR="00A74FA6">
              <w:rPr>
                <w:noProof/>
                <w:webHidden/>
              </w:rPr>
              <w:instrText xml:space="preserve"> PAGEREF _Toc10827404 \h </w:instrText>
            </w:r>
            <w:r w:rsidR="00A74FA6">
              <w:rPr>
                <w:noProof/>
                <w:webHidden/>
              </w:rPr>
            </w:r>
            <w:r w:rsidR="00A74FA6">
              <w:rPr>
                <w:noProof/>
                <w:webHidden/>
              </w:rPr>
              <w:fldChar w:fldCharType="separate"/>
            </w:r>
            <w:r w:rsidR="00A74FA6">
              <w:rPr>
                <w:noProof/>
                <w:webHidden/>
              </w:rPr>
              <w:t>21</w:t>
            </w:r>
            <w:r w:rsidR="00A74FA6">
              <w:rPr>
                <w:noProof/>
                <w:webHidden/>
              </w:rPr>
              <w:fldChar w:fldCharType="end"/>
            </w:r>
          </w:hyperlink>
        </w:p>
        <w:p w14:paraId="3794FD81" w14:textId="7DCDC8FB" w:rsidR="00A74FA6" w:rsidRDefault="00EA2337">
          <w:pPr>
            <w:pStyle w:val="TOC2"/>
            <w:tabs>
              <w:tab w:val="right" w:leader="dot" w:pos="9350"/>
            </w:tabs>
            <w:rPr>
              <w:rFonts w:eastAsiaTheme="minorEastAsia"/>
              <w:noProof/>
            </w:rPr>
          </w:pPr>
          <w:hyperlink w:anchor="_Toc10827405" w:history="1">
            <w:r w:rsidR="00A74FA6" w:rsidRPr="008C4031">
              <w:rPr>
                <w:rStyle w:val="Hyperlink"/>
                <w:rFonts w:cstheme="minorHAnsi"/>
                <w:noProof/>
              </w:rPr>
              <w:t>Step 4: Configure the Power BI Dashboard</w:t>
            </w:r>
            <w:r w:rsidR="00A74FA6">
              <w:rPr>
                <w:noProof/>
                <w:webHidden/>
              </w:rPr>
              <w:tab/>
            </w:r>
            <w:r w:rsidR="00A74FA6">
              <w:rPr>
                <w:noProof/>
                <w:webHidden/>
              </w:rPr>
              <w:fldChar w:fldCharType="begin"/>
            </w:r>
            <w:r w:rsidR="00A74FA6">
              <w:rPr>
                <w:noProof/>
                <w:webHidden/>
              </w:rPr>
              <w:instrText xml:space="preserve"> PAGEREF _Toc10827405 \h </w:instrText>
            </w:r>
            <w:r w:rsidR="00A74FA6">
              <w:rPr>
                <w:noProof/>
                <w:webHidden/>
              </w:rPr>
            </w:r>
            <w:r w:rsidR="00A74FA6">
              <w:rPr>
                <w:noProof/>
                <w:webHidden/>
              </w:rPr>
              <w:fldChar w:fldCharType="separate"/>
            </w:r>
            <w:r w:rsidR="00A74FA6">
              <w:rPr>
                <w:noProof/>
                <w:webHidden/>
              </w:rPr>
              <w:t>24</w:t>
            </w:r>
            <w:r w:rsidR="00A74FA6">
              <w:rPr>
                <w:noProof/>
                <w:webHidden/>
              </w:rPr>
              <w:fldChar w:fldCharType="end"/>
            </w:r>
          </w:hyperlink>
        </w:p>
        <w:p w14:paraId="69CE0185" w14:textId="449CB23B" w:rsidR="00A74FA6" w:rsidRDefault="00EA2337">
          <w:pPr>
            <w:pStyle w:val="TOC3"/>
            <w:tabs>
              <w:tab w:val="right" w:leader="dot" w:pos="9350"/>
            </w:tabs>
            <w:rPr>
              <w:rFonts w:eastAsiaTheme="minorEastAsia"/>
              <w:noProof/>
            </w:rPr>
          </w:pPr>
          <w:hyperlink w:anchor="_Toc10827406" w:history="1">
            <w:r w:rsidR="00A74FA6" w:rsidRPr="008C4031">
              <w:rPr>
                <w:rStyle w:val="Hyperlink"/>
                <w:rFonts w:cstheme="minorHAnsi"/>
                <w:noProof/>
              </w:rPr>
              <w:t>Instructions</w:t>
            </w:r>
            <w:r w:rsidR="00A74FA6">
              <w:rPr>
                <w:noProof/>
                <w:webHidden/>
              </w:rPr>
              <w:tab/>
            </w:r>
            <w:r w:rsidR="00A74FA6">
              <w:rPr>
                <w:noProof/>
                <w:webHidden/>
              </w:rPr>
              <w:fldChar w:fldCharType="begin"/>
            </w:r>
            <w:r w:rsidR="00A74FA6">
              <w:rPr>
                <w:noProof/>
                <w:webHidden/>
              </w:rPr>
              <w:instrText xml:space="preserve"> PAGEREF _Toc10827406 \h </w:instrText>
            </w:r>
            <w:r w:rsidR="00A74FA6">
              <w:rPr>
                <w:noProof/>
                <w:webHidden/>
              </w:rPr>
            </w:r>
            <w:r w:rsidR="00A74FA6">
              <w:rPr>
                <w:noProof/>
                <w:webHidden/>
              </w:rPr>
              <w:fldChar w:fldCharType="separate"/>
            </w:r>
            <w:r w:rsidR="00A74FA6">
              <w:rPr>
                <w:noProof/>
                <w:webHidden/>
              </w:rPr>
              <w:t>24</w:t>
            </w:r>
            <w:r w:rsidR="00A74FA6">
              <w:rPr>
                <w:noProof/>
                <w:webHidden/>
              </w:rPr>
              <w:fldChar w:fldCharType="end"/>
            </w:r>
          </w:hyperlink>
        </w:p>
        <w:p w14:paraId="1F1D4C58" w14:textId="3A1F51DA" w:rsidR="00A74FA6" w:rsidRDefault="00EA2337">
          <w:pPr>
            <w:pStyle w:val="TOC2"/>
            <w:tabs>
              <w:tab w:val="right" w:leader="dot" w:pos="9350"/>
            </w:tabs>
            <w:rPr>
              <w:rFonts w:eastAsiaTheme="minorEastAsia"/>
              <w:noProof/>
            </w:rPr>
          </w:pPr>
          <w:hyperlink w:anchor="_Toc10827407" w:history="1">
            <w:r w:rsidR="00A74FA6" w:rsidRPr="008C4031">
              <w:rPr>
                <w:rStyle w:val="Hyperlink"/>
                <w:noProof/>
              </w:rPr>
              <w:t>Step 5: Setup Audit Log sync</w:t>
            </w:r>
            <w:r w:rsidR="00A74FA6">
              <w:rPr>
                <w:noProof/>
                <w:webHidden/>
              </w:rPr>
              <w:tab/>
            </w:r>
            <w:r w:rsidR="00A74FA6">
              <w:rPr>
                <w:noProof/>
                <w:webHidden/>
              </w:rPr>
              <w:fldChar w:fldCharType="begin"/>
            </w:r>
            <w:r w:rsidR="00A74FA6">
              <w:rPr>
                <w:noProof/>
                <w:webHidden/>
              </w:rPr>
              <w:instrText xml:space="preserve"> PAGEREF _Toc10827407 \h </w:instrText>
            </w:r>
            <w:r w:rsidR="00A74FA6">
              <w:rPr>
                <w:noProof/>
                <w:webHidden/>
              </w:rPr>
            </w:r>
            <w:r w:rsidR="00A74FA6">
              <w:rPr>
                <w:noProof/>
                <w:webHidden/>
              </w:rPr>
              <w:fldChar w:fldCharType="separate"/>
            </w:r>
            <w:r w:rsidR="00A74FA6">
              <w:rPr>
                <w:noProof/>
                <w:webHidden/>
              </w:rPr>
              <w:t>26</w:t>
            </w:r>
            <w:r w:rsidR="00A74FA6">
              <w:rPr>
                <w:noProof/>
                <w:webHidden/>
              </w:rPr>
              <w:fldChar w:fldCharType="end"/>
            </w:r>
          </w:hyperlink>
        </w:p>
        <w:p w14:paraId="42069D91" w14:textId="45391529" w:rsidR="00A74FA6" w:rsidRDefault="00EA2337">
          <w:pPr>
            <w:pStyle w:val="TOC3"/>
            <w:tabs>
              <w:tab w:val="right" w:leader="dot" w:pos="9350"/>
            </w:tabs>
            <w:rPr>
              <w:rFonts w:eastAsiaTheme="minorEastAsia"/>
              <w:noProof/>
            </w:rPr>
          </w:pPr>
          <w:hyperlink w:anchor="_Toc10827408" w:history="1">
            <w:r w:rsidR="00A74FA6" w:rsidRPr="008C4031">
              <w:rPr>
                <w:rStyle w:val="Hyperlink"/>
                <w:noProof/>
              </w:rPr>
              <w:t>Components covered</w:t>
            </w:r>
            <w:r w:rsidR="00A74FA6">
              <w:rPr>
                <w:noProof/>
                <w:webHidden/>
              </w:rPr>
              <w:tab/>
            </w:r>
            <w:r w:rsidR="00A74FA6">
              <w:rPr>
                <w:noProof/>
                <w:webHidden/>
              </w:rPr>
              <w:fldChar w:fldCharType="begin"/>
            </w:r>
            <w:r w:rsidR="00A74FA6">
              <w:rPr>
                <w:noProof/>
                <w:webHidden/>
              </w:rPr>
              <w:instrText xml:space="preserve"> PAGEREF _Toc10827408 \h </w:instrText>
            </w:r>
            <w:r w:rsidR="00A74FA6">
              <w:rPr>
                <w:noProof/>
                <w:webHidden/>
              </w:rPr>
            </w:r>
            <w:r w:rsidR="00A74FA6">
              <w:rPr>
                <w:noProof/>
                <w:webHidden/>
              </w:rPr>
              <w:fldChar w:fldCharType="separate"/>
            </w:r>
            <w:r w:rsidR="00A74FA6">
              <w:rPr>
                <w:noProof/>
                <w:webHidden/>
              </w:rPr>
              <w:t>26</w:t>
            </w:r>
            <w:r w:rsidR="00A74FA6">
              <w:rPr>
                <w:noProof/>
                <w:webHidden/>
              </w:rPr>
              <w:fldChar w:fldCharType="end"/>
            </w:r>
          </w:hyperlink>
        </w:p>
        <w:p w14:paraId="12D7961A" w14:textId="3ED47025" w:rsidR="00A74FA6" w:rsidRDefault="00EA2337">
          <w:pPr>
            <w:pStyle w:val="TOC3"/>
            <w:tabs>
              <w:tab w:val="right" w:leader="dot" w:pos="9350"/>
            </w:tabs>
            <w:rPr>
              <w:rFonts w:eastAsiaTheme="minorEastAsia"/>
              <w:noProof/>
            </w:rPr>
          </w:pPr>
          <w:hyperlink w:anchor="_Toc10827409" w:history="1">
            <w:r w:rsidR="00A74FA6" w:rsidRPr="008C4031">
              <w:rPr>
                <w:rStyle w:val="Hyperlink"/>
                <w:noProof/>
              </w:rPr>
              <w:t>Depends on</w:t>
            </w:r>
            <w:r w:rsidR="00A74FA6">
              <w:rPr>
                <w:noProof/>
                <w:webHidden/>
              </w:rPr>
              <w:tab/>
            </w:r>
            <w:r w:rsidR="00A74FA6">
              <w:rPr>
                <w:noProof/>
                <w:webHidden/>
              </w:rPr>
              <w:fldChar w:fldCharType="begin"/>
            </w:r>
            <w:r w:rsidR="00A74FA6">
              <w:rPr>
                <w:noProof/>
                <w:webHidden/>
              </w:rPr>
              <w:instrText xml:space="preserve"> PAGEREF _Toc10827409 \h </w:instrText>
            </w:r>
            <w:r w:rsidR="00A74FA6">
              <w:rPr>
                <w:noProof/>
                <w:webHidden/>
              </w:rPr>
            </w:r>
            <w:r w:rsidR="00A74FA6">
              <w:rPr>
                <w:noProof/>
                <w:webHidden/>
              </w:rPr>
              <w:fldChar w:fldCharType="separate"/>
            </w:r>
            <w:r w:rsidR="00A74FA6">
              <w:rPr>
                <w:noProof/>
                <w:webHidden/>
              </w:rPr>
              <w:t>26</w:t>
            </w:r>
            <w:r w:rsidR="00A74FA6">
              <w:rPr>
                <w:noProof/>
                <w:webHidden/>
              </w:rPr>
              <w:fldChar w:fldCharType="end"/>
            </w:r>
          </w:hyperlink>
        </w:p>
        <w:p w14:paraId="73A60F6D" w14:textId="7214D7BC" w:rsidR="00A74FA6" w:rsidRDefault="00EA2337">
          <w:pPr>
            <w:pStyle w:val="TOC3"/>
            <w:tabs>
              <w:tab w:val="right" w:leader="dot" w:pos="9350"/>
            </w:tabs>
            <w:rPr>
              <w:rFonts w:eastAsiaTheme="minorEastAsia"/>
              <w:noProof/>
            </w:rPr>
          </w:pPr>
          <w:hyperlink w:anchor="_Toc10827410" w:history="1">
            <w:r w:rsidR="00A74FA6" w:rsidRPr="008C4031">
              <w:rPr>
                <w:rStyle w:val="Hyperlink"/>
                <w:noProof/>
              </w:rPr>
              <w:t>Dependencies</w:t>
            </w:r>
            <w:r w:rsidR="00A74FA6">
              <w:rPr>
                <w:noProof/>
                <w:webHidden/>
              </w:rPr>
              <w:tab/>
            </w:r>
            <w:r w:rsidR="00A74FA6">
              <w:rPr>
                <w:noProof/>
                <w:webHidden/>
              </w:rPr>
              <w:fldChar w:fldCharType="begin"/>
            </w:r>
            <w:r w:rsidR="00A74FA6">
              <w:rPr>
                <w:noProof/>
                <w:webHidden/>
              </w:rPr>
              <w:instrText xml:space="preserve"> PAGEREF _Toc10827410 \h </w:instrText>
            </w:r>
            <w:r w:rsidR="00A74FA6">
              <w:rPr>
                <w:noProof/>
                <w:webHidden/>
              </w:rPr>
            </w:r>
            <w:r w:rsidR="00A74FA6">
              <w:rPr>
                <w:noProof/>
                <w:webHidden/>
              </w:rPr>
              <w:fldChar w:fldCharType="separate"/>
            </w:r>
            <w:r w:rsidR="00A74FA6">
              <w:rPr>
                <w:noProof/>
                <w:webHidden/>
              </w:rPr>
              <w:t>26</w:t>
            </w:r>
            <w:r w:rsidR="00A74FA6">
              <w:rPr>
                <w:noProof/>
                <w:webHidden/>
              </w:rPr>
              <w:fldChar w:fldCharType="end"/>
            </w:r>
          </w:hyperlink>
        </w:p>
        <w:p w14:paraId="44AABA57" w14:textId="3B5AC452" w:rsidR="00A74FA6" w:rsidRDefault="00EA2337">
          <w:pPr>
            <w:pStyle w:val="TOC3"/>
            <w:tabs>
              <w:tab w:val="right" w:leader="dot" w:pos="9350"/>
            </w:tabs>
            <w:rPr>
              <w:rFonts w:eastAsiaTheme="minorEastAsia"/>
              <w:noProof/>
            </w:rPr>
          </w:pPr>
          <w:hyperlink w:anchor="_Toc10827411" w:history="1">
            <w:r w:rsidR="00A74FA6" w:rsidRPr="008C4031">
              <w:rPr>
                <w:rStyle w:val="Hyperlink"/>
                <w:noProof/>
              </w:rPr>
              <w:t>Instructions</w:t>
            </w:r>
            <w:r w:rsidR="00A74FA6">
              <w:rPr>
                <w:noProof/>
                <w:webHidden/>
              </w:rPr>
              <w:tab/>
            </w:r>
            <w:r w:rsidR="00A74FA6">
              <w:rPr>
                <w:noProof/>
                <w:webHidden/>
              </w:rPr>
              <w:fldChar w:fldCharType="begin"/>
            </w:r>
            <w:r w:rsidR="00A74FA6">
              <w:rPr>
                <w:noProof/>
                <w:webHidden/>
              </w:rPr>
              <w:instrText xml:space="preserve"> PAGEREF _Toc10827411 \h </w:instrText>
            </w:r>
            <w:r w:rsidR="00A74FA6">
              <w:rPr>
                <w:noProof/>
                <w:webHidden/>
              </w:rPr>
            </w:r>
            <w:r w:rsidR="00A74FA6">
              <w:rPr>
                <w:noProof/>
                <w:webHidden/>
              </w:rPr>
              <w:fldChar w:fldCharType="separate"/>
            </w:r>
            <w:r w:rsidR="00A74FA6">
              <w:rPr>
                <w:noProof/>
                <w:webHidden/>
              </w:rPr>
              <w:t>26</w:t>
            </w:r>
            <w:r w:rsidR="00A74FA6">
              <w:rPr>
                <w:noProof/>
                <w:webHidden/>
              </w:rPr>
              <w:fldChar w:fldCharType="end"/>
            </w:r>
          </w:hyperlink>
        </w:p>
        <w:p w14:paraId="5C0E72B0" w14:textId="1697592A" w:rsidR="008F13A3" w:rsidRPr="00DC2B47" w:rsidRDefault="008F13A3">
          <w:pPr>
            <w:rPr>
              <w:rFonts w:cstheme="minorHAnsi"/>
              <w:sz w:val="18"/>
              <w:szCs w:val="18"/>
            </w:rPr>
          </w:pPr>
          <w:r w:rsidRPr="00DC2B47">
            <w:rPr>
              <w:rFonts w:cstheme="minorHAnsi"/>
              <w:b/>
              <w:color w:val="2B579A"/>
              <w:sz w:val="18"/>
              <w:szCs w:val="18"/>
              <w:shd w:val="clear" w:color="auto" w:fill="E6E6E6"/>
            </w:rPr>
            <w:fldChar w:fldCharType="end"/>
          </w:r>
        </w:p>
      </w:sdtContent>
    </w:sdt>
    <w:p w14:paraId="100E300C" w14:textId="77777777" w:rsidR="00BF01DD" w:rsidRDefault="00BF01DD" w:rsidP="140B63DD"/>
    <w:p w14:paraId="621333B7" w14:textId="77777777" w:rsidR="00727787" w:rsidRDefault="00727787">
      <w:pPr>
        <w:rPr>
          <w:rFonts w:asciiTheme="majorHAnsi" w:eastAsiaTheme="majorEastAsia" w:hAnsiTheme="majorHAnsi" w:cstheme="majorBidi"/>
          <w:color w:val="2F5496" w:themeColor="accent1" w:themeShade="BF"/>
          <w:sz w:val="32"/>
          <w:szCs w:val="32"/>
        </w:rPr>
      </w:pPr>
      <w:bookmarkStart w:id="1" w:name="_Toc10827350"/>
      <w:r>
        <w:br w:type="page"/>
      </w:r>
    </w:p>
    <w:p w14:paraId="397D6ED9" w14:textId="229382D0" w:rsidR="005D06C2" w:rsidRPr="00CE0909" w:rsidRDefault="00270664" w:rsidP="00CE0909">
      <w:pPr>
        <w:pStyle w:val="Heading1"/>
      </w:pPr>
      <w:r w:rsidRPr="001803C5">
        <w:lastRenderedPageBreak/>
        <w:t>Motivation</w:t>
      </w:r>
      <w:bookmarkEnd w:id="1"/>
    </w:p>
    <w:p w14:paraId="767D20A7" w14:textId="653D6F2E" w:rsidR="00A83572" w:rsidRDefault="00144DA0" w:rsidP="00AC62B5">
      <w:pPr>
        <w:rPr>
          <w:rFonts w:cstheme="minorHAnsi"/>
        </w:rPr>
      </w:pPr>
      <w:r w:rsidRPr="001803C5">
        <w:rPr>
          <w:rFonts w:cstheme="minorHAnsi"/>
        </w:rPr>
        <w:t xml:space="preserve">PowerApps and </w:t>
      </w:r>
      <w:r w:rsidR="00C95DDA">
        <w:rPr>
          <w:rFonts w:cstheme="minorHAnsi"/>
        </w:rPr>
        <w:t>Flow</w:t>
      </w:r>
      <w:r w:rsidRPr="001803C5">
        <w:rPr>
          <w:rFonts w:cstheme="minorHAnsi"/>
        </w:rPr>
        <w:t xml:space="preserve"> have </w:t>
      </w:r>
      <w:r w:rsidR="002124E1" w:rsidRPr="001803C5">
        <w:rPr>
          <w:rFonts w:cstheme="minorHAnsi"/>
        </w:rPr>
        <w:t xml:space="preserve">drastically </w:t>
      </w:r>
      <w:r w:rsidR="00AE6319" w:rsidRPr="001803C5">
        <w:rPr>
          <w:rFonts w:cstheme="minorHAnsi"/>
        </w:rPr>
        <w:t xml:space="preserve">matured as a platform </w:t>
      </w:r>
      <w:r w:rsidR="002124E1" w:rsidRPr="001803C5">
        <w:rPr>
          <w:rFonts w:cstheme="minorHAnsi"/>
        </w:rPr>
        <w:t>over the past couple of years. When it was first announced and gained popularity, t</w:t>
      </w:r>
      <w:r w:rsidR="007E7483" w:rsidRPr="001803C5">
        <w:rPr>
          <w:rFonts w:cstheme="minorHAnsi"/>
        </w:rPr>
        <w:t xml:space="preserve">here was more focus on understanding and adjusting to the nature of the product and how </w:t>
      </w:r>
      <w:r w:rsidR="003D2FD6" w:rsidRPr="001803C5">
        <w:rPr>
          <w:rFonts w:cstheme="minorHAnsi"/>
        </w:rPr>
        <w:t xml:space="preserve">it </w:t>
      </w:r>
      <w:r w:rsidR="00DA2240" w:rsidRPr="001803C5">
        <w:rPr>
          <w:rFonts w:cstheme="minorHAnsi"/>
        </w:rPr>
        <w:t>could</w:t>
      </w:r>
      <w:r w:rsidR="003D2FD6" w:rsidRPr="001803C5">
        <w:rPr>
          <w:rFonts w:cstheme="minorHAnsi"/>
        </w:rPr>
        <w:t xml:space="preserve"> </w:t>
      </w:r>
      <w:r w:rsidR="007E7483" w:rsidRPr="001803C5">
        <w:rPr>
          <w:rFonts w:cstheme="minorHAnsi"/>
        </w:rPr>
        <w:t xml:space="preserve">best </w:t>
      </w:r>
      <w:r w:rsidR="003D2FD6" w:rsidRPr="001803C5">
        <w:rPr>
          <w:rFonts w:cstheme="minorHAnsi"/>
        </w:rPr>
        <w:t xml:space="preserve">be </w:t>
      </w:r>
      <w:r w:rsidR="007E7483" w:rsidRPr="001803C5">
        <w:rPr>
          <w:rFonts w:cstheme="minorHAnsi"/>
        </w:rPr>
        <w:t>utilize</w:t>
      </w:r>
      <w:r w:rsidR="003D2FD6" w:rsidRPr="001803C5">
        <w:rPr>
          <w:rFonts w:cstheme="minorHAnsi"/>
        </w:rPr>
        <w:t>d</w:t>
      </w:r>
      <w:r w:rsidR="007E7483" w:rsidRPr="001803C5">
        <w:rPr>
          <w:rFonts w:cstheme="minorHAnsi"/>
        </w:rPr>
        <w:t xml:space="preserve"> on an individual level. Now</w:t>
      </w:r>
      <w:r w:rsidR="00357FE5" w:rsidRPr="001803C5">
        <w:rPr>
          <w:rFonts w:cstheme="minorHAnsi"/>
        </w:rPr>
        <w:t>adays,</w:t>
      </w:r>
      <w:r w:rsidR="00880343" w:rsidRPr="001803C5">
        <w:rPr>
          <w:rFonts w:cstheme="minorHAnsi"/>
        </w:rPr>
        <w:t xml:space="preserve"> </w:t>
      </w:r>
      <w:r w:rsidR="0041775D" w:rsidRPr="001803C5">
        <w:rPr>
          <w:rFonts w:cstheme="minorHAnsi"/>
        </w:rPr>
        <w:t xml:space="preserve">PowerApps and </w:t>
      </w:r>
      <w:r w:rsidR="00C95DDA">
        <w:rPr>
          <w:rFonts w:cstheme="minorHAnsi"/>
        </w:rPr>
        <w:t>Flow</w:t>
      </w:r>
      <w:r w:rsidR="0041775D" w:rsidRPr="001803C5">
        <w:rPr>
          <w:rFonts w:cstheme="minorHAnsi"/>
        </w:rPr>
        <w:t xml:space="preserve"> </w:t>
      </w:r>
      <w:r w:rsidR="00880343" w:rsidRPr="001803C5">
        <w:rPr>
          <w:rFonts w:cstheme="minorHAnsi"/>
        </w:rPr>
        <w:t xml:space="preserve">has achieved much </w:t>
      </w:r>
      <w:r w:rsidR="00885531" w:rsidRPr="001803C5">
        <w:rPr>
          <w:rFonts w:cstheme="minorHAnsi"/>
        </w:rPr>
        <w:t xml:space="preserve">more </w:t>
      </w:r>
      <w:r w:rsidR="00880343" w:rsidRPr="001803C5">
        <w:rPr>
          <w:rFonts w:cstheme="minorHAnsi"/>
        </w:rPr>
        <w:t>widespread adoption</w:t>
      </w:r>
      <w:r w:rsidR="00862524" w:rsidRPr="001803C5">
        <w:rPr>
          <w:rFonts w:cstheme="minorHAnsi"/>
        </w:rPr>
        <w:t>,</w:t>
      </w:r>
      <w:r w:rsidR="00880343" w:rsidRPr="001803C5">
        <w:rPr>
          <w:rFonts w:cstheme="minorHAnsi"/>
        </w:rPr>
        <w:t xml:space="preserve"> and it’s no longer a question of how </w:t>
      </w:r>
      <w:r w:rsidR="009630DC" w:rsidRPr="001803C5">
        <w:rPr>
          <w:rFonts w:cstheme="minorHAnsi"/>
        </w:rPr>
        <w:t>or</w:t>
      </w:r>
      <w:r w:rsidR="00880343" w:rsidRPr="001803C5">
        <w:rPr>
          <w:rFonts w:cstheme="minorHAnsi"/>
        </w:rPr>
        <w:t xml:space="preserve"> </w:t>
      </w:r>
      <w:r w:rsidR="00E365E7" w:rsidRPr="001803C5">
        <w:rPr>
          <w:rFonts w:cstheme="minorHAnsi"/>
        </w:rPr>
        <w:t xml:space="preserve">whether to </w:t>
      </w:r>
      <w:r w:rsidR="00880343" w:rsidRPr="001803C5">
        <w:rPr>
          <w:rFonts w:cstheme="minorHAnsi"/>
        </w:rPr>
        <w:t>use the platfor</w:t>
      </w:r>
      <w:r w:rsidR="00760722" w:rsidRPr="001803C5">
        <w:rPr>
          <w:rFonts w:cstheme="minorHAnsi"/>
        </w:rPr>
        <w:t xml:space="preserve">m—companies are </w:t>
      </w:r>
      <w:r w:rsidR="00862524" w:rsidRPr="001803C5">
        <w:rPr>
          <w:rFonts w:cstheme="minorHAnsi"/>
        </w:rPr>
        <w:t xml:space="preserve">now </w:t>
      </w:r>
      <w:r w:rsidR="00760722" w:rsidRPr="001803C5">
        <w:rPr>
          <w:rFonts w:cstheme="minorHAnsi"/>
        </w:rPr>
        <w:t xml:space="preserve">looking to understand how to scale adoption throughout their own organizations in a maintainable way </w:t>
      </w:r>
      <w:r w:rsidR="00A858C0" w:rsidRPr="001803C5">
        <w:rPr>
          <w:rFonts w:cstheme="minorHAnsi"/>
        </w:rPr>
        <w:t>to</w:t>
      </w:r>
      <w:r w:rsidR="00760722" w:rsidRPr="001803C5">
        <w:rPr>
          <w:rFonts w:cstheme="minorHAnsi"/>
        </w:rPr>
        <w:t xml:space="preserve"> fully benefit from it.</w:t>
      </w:r>
      <w:r w:rsidR="00A83572" w:rsidRPr="001803C5">
        <w:rPr>
          <w:rFonts w:cstheme="minorHAnsi"/>
        </w:rPr>
        <w:t xml:space="preserve"> </w:t>
      </w:r>
      <w:r w:rsidR="005B2F79" w:rsidRPr="001803C5">
        <w:rPr>
          <w:rFonts w:cstheme="minorHAnsi"/>
        </w:rPr>
        <w:t>Since the</w:t>
      </w:r>
      <w:r w:rsidR="00876AFD" w:rsidRPr="001803C5">
        <w:rPr>
          <w:rFonts w:cstheme="minorHAnsi"/>
        </w:rPr>
        <w:t xml:space="preserve"> Power</w:t>
      </w:r>
      <w:r w:rsidR="005B2F79" w:rsidRPr="001803C5">
        <w:rPr>
          <w:rFonts w:cstheme="minorHAnsi"/>
        </w:rPr>
        <w:t xml:space="preserve"> </w:t>
      </w:r>
      <w:r w:rsidR="00876AFD" w:rsidRPr="001803C5">
        <w:rPr>
          <w:rFonts w:cstheme="minorHAnsi"/>
        </w:rPr>
        <w:t>P</w:t>
      </w:r>
      <w:r w:rsidR="005B2F79" w:rsidRPr="001803C5">
        <w:rPr>
          <w:rFonts w:cstheme="minorHAnsi"/>
        </w:rPr>
        <w:t xml:space="preserve">latform is </w:t>
      </w:r>
      <w:r w:rsidR="00186D96" w:rsidRPr="001803C5">
        <w:rPr>
          <w:rFonts w:cstheme="minorHAnsi"/>
        </w:rPr>
        <w:t>a</w:t>
      </w:r>
      <w:r w:rsidR="00A377BB" w:rsidRPr="001803C5">
        <w:rPr>
          <w:rFonts w:cstheme="minorHAnsi"/>
        </w:rPr>
        <w:t xml:space="preserve"> unique type of product</w:t>
      </w:r>
      <w:r w:rsidR="00D74588" w:rsidRPr="001803C5">
        <w:rPr>
          <w:rFonts w:cstheme="minorHAnsi"/>
        </w:rPr>
        <w:t xml:space="preserve">, it </w:t>
      </w:r>
      <w:r w:rsidR="000B3F1A" w:rsidRPr="001803C5">
        <w:rPr>
          <w:rFonts w:cstheme="minorHAnsi"/>
        </w:rPr>
        <w:t xml:space="preserve">might be unfamiliar to </w:t>
      </w:r>
      <w:r w:rsidR="00816D50" w:rsidRPr="001803C5">
        <w:rPr>
          <w:rFonts w:cstheme="minorHAnsi"/>
        </w:rPr>
        <w:t xml:space="preserve">administrators </w:t>
      </w:r>
      <w:r w:rsidR="00FF372B" w:rsidRPr="001803C5">
        <w:rPr>
          <w:rFonts w:cstheme="minorHAnsi"/>
        </w:rPr>
        <w:t xml:space="preserve">who want </w:t>
      </w:r>
      <w:r w:rsidR="00A7597D" w:rsidRPr="001803C5">
        <w:rPr>
          <w:rFonts w:cstheme="minorHAnsi"/>
        </w:rPr>
        <w:t xml:space="preserve">to achieve the </w:t>
      </w:r>
      <w:r w:rsidR="00D27FD0" w:rsidRPr="001803C5">
        <w:rPr>
          <w:rFonts w:cstheme="minorHAnsi"/>
        </w:rPr>
        <w:t>latter</w:t>
      </w:r>
      <w:r w:rsidR="00552211" w:rsidRPr="001803C5">
        <w:rPr>
          <w:rFonts w:cstheme="minorHAnsi"/>
        </w:rPr>
        <w:t xml:space="preserve"> goal of creating a scalable strategy </w:t>
      </w:r>
      <w:r w:rsidR="00D71204" w:rsidRPr="001803C5">
        <w:rPr>
          <w:rFonts w:cstheme="minorHAnsi"/>
        </w:rPr>
        <w:t xml:space="preserve">to </w:t>
      </w:r>
      <w:r w:rsidR="00552211" w:rsidRPr="001803C5">
        <w:rPr>
          <w:rFonts w:cstheme="minorHAnsi"/>
        </w:rPr>
        <w:t xml:space="preserve">adopt </w:t>
      </w:r>
      <w:r w:rsidR="008847DF" w:rsidRPr="001803C5">
        <w:rPr>
          <w:rFonts w:cstheme="minorHAnsi"/>
        </w:rPr>
        <w:t xml:space="preserve">and support </w:t>
      </w:r>
      <w:r w:rsidR="00D71204" w:rsidRPr="001803C5">
        <w:rPr>
          <w:rFonts w:cstheme="minorHAnsi"/>
        </w:rPr>
        <w:t xml:space="preserve">PowerApps and </w:t>
      </w:r>
      <w:r w:rsidR="00C95DDA">
        <w:rPr>
          <w:rFonts w:cstheme="minorHAnsi"/>
        </w:rPr>
        <w:t>Flow</w:t>
      </w:r>
      <w:r w:rsidR="00D71204" w:rsidRPr="001803C5">
        <w:rPr>
          <w:rFonts w:cstheme="minorHAnsi"/>
        </w:rPr>
        <w:t xml:space="preserve"> in their organization</w:t>
      </w:r>
      <w:r w:rsidR="00552211" w:rsidRPr="001803C5">
        <w:rPr>
          <w:rFonts w:cstheme="minorHAnsi"/>
        </w:rPr>
        <w:t>.</w:t>
      </w:r>
    </w:p>
    <w:p w14:paraId="0E3E3917" w14:textId="0BBC1CDA" w:rsidR="006E0168" w:rsidRDefault="006E0168" w:rsidP="00AC62B5">
      <w:pPr>
        <w:rPr>
          <w:rFonts w:cstheme="minorHAnsi"/>
        </w:rPr>
      </w:pPr>
      <w:r>
        <w:rPr>
          <w:rFonts w:cstheme="minorHAnsi"/>
        </w:rPr>
        <w:t xml:space="preserve">Developing a </w:t>
      </w:r>
      <w:r w:rsidR="00846D59">
        <w:rPr>
          <w:rFonts w:cstheme="minorHAnsi"/>
        </w:rPr>
        <w:t xml:space="preserve">Power Platform </w:t>
      </w:r>
      <w:r>
        <w:rPr>
          <w:rFonts w:cstheme="minorHAnsi"/>
        </w:rPr>
        <w:t>Center of Excellence is a high</w:t>
      </w:r>
      <w:r w:rsidR="00846D59">
        <w:rPr>
          <w:rFonts w:cstheme="minorHAnsi"/>
        </w:rPr>
        <w:t>-</w:t>
      </w:r>
      <w:r>
        <w:rPr>
          <w:rFonts w:cstheme="minorHAnsi"/>
        </w:rPr>
        <w:t xml:space="preserve">level </w:t>
      </w:r>
      <w:r w:rsidR="002277FF">
        <w:rPr>
          <w:rFonts w:cstheme="minorHAnsi"/>
        </w:rPr>
        <w:t>goal</w:t>
      </w:r>
      <w:r w:rsidR="00EF1AD7">
        <w:rPr>
          <w:rFonts w:cstheme="minorHAnsi"/>
        </w:rPr>
        <w:t xml:space="preserve">, which </w:t>
      </w:r>
      <w:r w:rsidR="00846D59">
        <w:rPr>
          <w:rFonts w:cstheme="minorHAnsi"/>
        </w:rPr>
        <w:t xml:space="preserve">means there is some focused entity that </w:t>
      </w:r>
      <w:r w:rsidR="00DD2FF7">
        <w:rPr>
          <w:rFonts w:cstheme="minorHAnsi"/>
        </w:rPr>
        <w:t xml:space="preserve">manages and supports the platform. </w:t>
      </w:r>
      <w:r w:rsidR="00397EAC">
        <w:rPr>
          <w:rFonts w:cstheme="minorHAnsi"/>
        </w:rPr>
        <w:t xml:space="preserve">We often hear that companies </w:t>
      </w:r>
      <w:r w:rsidR="00676AB3">
        <w:rPr>
          <w:rFonts w:cstheme="minorHAnsi"/>
        </w:rPr>
        <w:t>wish</w:t>
      </w:r>
      <w:r w:rsidR="00345D8C">
        <w:rPr>
          <w:rFonts w:cstheme="minorHAnsi"/>
        </w:rPr>
        <w:t xml:space="preserve"> </w:t>
      </w:r>
      <w:r w:rsidR="00676AB3">
        <w:rPr>
          <w:rFonts w:cstheme="minorHAnsi"/>
        </w:rPr>
        <w:t>to</w:t>
      </w:r>
      <w:r w:rsidR="00345D8C">
        <w:rPr>
          <w:rFonts w:cstheme="minorHAnsi"/>
        </w:rPr>
        <w:t xml:space="preserve"> develop </w:t>
      </w:r>
      <w:r w:rsidR="00A15008">
        <w:rPr>
          <w:rFonts w:cstheme="minorHAnsi"/>
        </w:rPr>
        <w:t xml:space="preserve">their own </w:t>
      </w:r>
      <w:r w:rsidR="00345D8C">
        <w:rPr>
          <w:rFonts w:cstheme="minorHAnsi"/>
        </w:rPr>
        <w:t xml:space="preserve">COE because </w:t>
      </w:r>
      <w:r w:rsidR="00541D1F">
        <w:rPr>
          <w:rFonts w:cstheme="minorHAnsi"/>
        </w:rPr>
        <w:t xml:space="preserve">having this entity </w:t>
      </w:r>
      <w:r w:rsidR="002A640F">
        <w:rPr>
          <w:rFonts w:cstheme="minorHAnsi"/>
        </w:rPr>
        <w:t xml:space="preserve">provides evidence of a mature approach </w:t>
      </w:r>
      <w:r w:rsidR="00BC3650">
        <w:rPr>
          <w:rFonts w:cstheme="minorHAnsi"/>
        </w:rPr>
        <w:t xml:space="preserve">to </w:t>
      </w:r>
      <w:r w:rsidR="00A9593B">
        <w:rPr>
          <w:rFonts w:cstheme="minorHAnsi"/>
        </w:rPr>
        <w:t xml:space="preserve">utilizing PowerApps and </w:t>
      </w:r>
      <w:r w:rsidR="00C95DDA">
        <w:rPr>
          <w:rFonts w:cstheme="minorHAnsi"/>
        </w:rPr>
        <w:t>Flow</w:t>
      </w:r>
      <w:r w:rsidR="007E1564">
        <w:rPr>
          <w:rFonts w:cstheme="minorHAnsi"/>
        </w:rPr>
        <w:t xml:space="preserve">. There are multiple responsibilities of an established COE, and it’s up to each organization to figure out how they decide to </w:t>
      </w:r>
      <w:r w:rsidR="005B6FD4">
        <w:rPr>
          <w:rFonts w:cstheme="minorHAnsi"/>
        </w:rPr>
        <w:t>define parameters for those responsibilities.</w:t>
      </w:r>
      <w:r w:rsidR="007855A4">
        <w:rPr>
          <w:rFonts w:cstheme="minorHAnsi"/>
        </w:rPr>
        <w:t xml:space="preserve"> These responsibilities can be segmented into the following four categories.</w:t>
      </w:r>
    </w:p>
    <w:p w14:paraId="5E17B54C" w14:textId="09944A39" w:rsidR="003C493F" w:rsidRPr="00C36F9B" w:rsidRDefault="003C493F" w:rsidP="003C493F">
      <w:pPr>
        <w:pStyle w:val="ListParagraph"/>
        <w:numPr>
          <w:ilvl w:val="0"/>
          <w:numId w:val="17"/>
        </w:numPr>
        <w:rPr>
          <w:rFonts w:cstheme="minorHAnsi"/>
          <w:b/>
          <w:bCs/>
        </w:rPr>
      </w:pPr>
      <w:r w:rsidRPr="00C36F9B">
        <w:rPr>
          <w:rFonts w:cstheme="minorHAnsi"/>
          <w:b/>
          <w:bCs/>
        </w:rPr>
        <w:t>Administration &amp; Governance</w:t>
      </w:r>
    </w:p>
    <w:p w14:paraId="18F0359D" w14:textId="27F40B09" w:rsidR="009B2D99" w:rsidRDefault="00000662" w:rsidP="009B2D99">
      <w:pPr>
        <w:pStyle w:val="ListParagraph"/>
        <w:numPr>
          <w:ilvl w:val="1"/>
          <w:numId w:val="17"/>
        </w:numPr>
        <w:rPr>
          <w:rFonts w:cstheme="minorHAnsi"/>
        </w:rPr>
      </w:pPr>
      <w:r>
        <w:rPr>
          <w:rFonts w:cstheme="minorHAnsi"/>
        </w:rPr>
        <w:t>Secure</w:t>
      </w:r>
    </w:p>
    <w:p w14:paraId="58581A35" w14:textId="3B25C27A" w:rsidR="00000662" w:rsidRDefault="00000662" w:rsidP="009B2D99">
      <w:pPr>
        <w:pStyle w:val="ListParagraph"/>
        <w:numPr>
          <w:ilvl w:val="1"/>
          <w:numId w:val="17"/>
        </w:numPr>
        <w:rPr>
          <w:rFonts w:cstheme="minorHAnsi"/>
        </w:rPr>
      </w:pPr>
      <w:r>
        <w:rPr>
          <w:rFonts w:cstheme="minorHAnsi"/>
        </w:rPr>
        <w:t>Monitor</w:t>
      </w:r>
    </w:p>
    <w:p w14:paraId="32A28C33" w14:textId="596530E3" w:rsidR="00E13FE3" w:rsidRDefault="00E13FE3" w:rsidP="009B2D99">
      <w:pPr>
        <w:pStyle w:val="ListParagraph"/>
        <w:numPr>
          <w:ilvl w:val="1"/>
          <w:numId w:val="17"/>
        </w:numPr>
        <w:rPr>
          <w:rFonts w:cstheme="minorHAnsi"/>
        </w:rPr>
      </w:pPr>
      <w:r>
        <w:rPr>
          <w:rFonts w:cstheme="minorHAnsi"/>
        </w:rPr>
        <w:t xml:space="preserve">Alert </w:t>
      </w:r>
      <w:r w:rsidR="004A3F89">
        <w:rPr>
          <w:rFonts w:cstheme="minorHAnsi"/>
        </w:rPr>
        <w:t>and</w:t>
      </w:r>
      <w:r>
        <w:rPr>
          <w:rFonts w:cstheme="minorHAnsi"/>
        </w:rPr>
        <w:t xml:space="preserve"> Action</w:t>
      </w:r>
    </w:p>
    <w:p w14:paraId="376AC361" w14:textId="30AAC14E" w:rsidR="003C493F" w:rsidRPr="00C36F9B" w:rsidRDefault="003C493F" w:rsidP="003C493F">
      <w:pPr>
        <w:pStyle w:val="ListParagraph"/>
        <w:numPr>
          <w:ilvl w:val="0"/>
          <w:numId w:val="17"/>
        </w:numPr>
        <w:rPr>
          <w:rFonts w:cstheme="minorHAnsi"/>
          <w:b/>
          <w:bCs/>
        </w:rPr>
      </w:pPr>
      <w:r w:rsidRPr="00C36F9B">
        <w:rPr>
          <w:rFonts w:cstheme="minorHAnsi"/>
          <w:b/>
          <w:bCs/>
        </w:rPr>
        <w:t>Nurture</w:t>
      </w:r>
    </w:p>
    <w:p w14:paraId="21C69126" w14:textId="1C573BD7" w:rsidR="004E790D" w:rsidRDefault="001B382E" w:rsidP="004E790D">
      <w:pPr>
        <w:pStyle w:val="ListParagraph"/>
        <w:numPr>
          <w:ilvl w:val="1"/>
          <w:numId w:val="17"/>
        </w:numPr>
        <w:rPr>
          <w:rFonts w:cstheme="minorHAnsi"/>
        </w:rPr>
      </w:pPr>
      <w:r>
        <w:rPr>
          <w:rFonts w:cstheme="minorHAnsi"/>
        </w:rPr>
        <w:t xml:space="preserve">Evangelism </w:t>
      </w:r>
      <w:r w:rsidR="004B56A8">
        <w:rPr>
          <w:rFonts w:cstheme="minorHAnsi"/>
        </w:rPr>
        <w:t>and</w:t>
      </w:r>
      <w:r>
        <w:rPr>
          <w:rFonts w:cstheme="minorHAnsi"/>
        </w:rPr>
        <w:t xml:space="preserve"> Training</w:t>
      </w:r>
    </w:p>
    <w:p w14:paraId="599F64D8" w14:textId="4290F31A" w:rsidR="00980B35" w:rsidRDefault="00980B35" w:rsidP="004E790D">
      <w:pPr>
        <w:pStyle w:val="ListParagraph"/>
        <w:numPr>
          <w:ilvl w:val="1"/>
          <w:numId w:val="17"/>
        </w:numPr>
        <w:rPr>
          <w:rFonts w:cstheme="minorHAnsi"/>
        </w:rPr>
      </w:pPr>
      <w:r>
        <w:rPr>
          <w:rFonts w:cstheme="minorHAnsi"/>
        </w:rPr>
        <w:t xml:space="preserve">Technical </w:t>
      </w:r>
      <w:r w:rsidR="0018069C">
        <w:rPr>
          <w:rFonts w:cstheme="minorHAnsi"/>
        </w:rPr>
        <w:t>G</w:t>
      </w:r>
      <w:r>
        <w:rPr>
          <w:rFonts w:cstheme="minorHAnsi"/>
        </w:rPr>
        <w:t>uidance</w:t>
      </w:r>
    </w:p>
    <w:p w14:paraId="3DE45FF8" w14:textId="5502DC98" w:rsidR="00C04D83" w:rsidRDefault="00C04D83" w:rsidP="004E790D">
      <w:pPr>
        <w:pStyle w:val="ListParagraph"/>
        <w:numPr>
          <w:ilvl w:val="1"/>
          <w:numId w:val="17"/>
        </w:numPr>
        <w:rPr>
          <w:rFonts w:cstheme="minorHAnsi"/>
        </w:rPr>
      </w:pPr>
      <w:r>
        <w:rPr>
          <w:rFonts w:cstheme="minorHAnsi"/>
        </w:rPr>
        <w:t xml:space="preserve">Tools </w:t>
      </w:r>
      <w:r w:rsidR="0018069C">
        <w:rPr>
          <w:rFonts w:cstheme="minorHAnsi"/>
        </w:rPr>
        <w:t>and C</w:t>
      </w:r>
      <w:r>
        <w:rPr>
          <w:rFonts w:cstheme="minorHAnsi"/>
        </w:rPr>
        <w:t>omponents</w:t>
      </w:r>
    </w:p>
    <w:p w14:paraId="18CC48FD" w14:textId="25120B33" w:rsidR="003C493F" w:rsidRPr="00C36F9B" w:rsidRDefault="003C493F" w:rsidP="003C493F">
      <w:pPr>
        <w:pStyle w:val="ListParagraph"/>
        <w:numPr>
          <w:ilvl w:val="0"/>
          <w:numId w:val="17"/>
        </w:numPr>
        <w:rPr>
          <w:b/>
        </w:rPr>
      </w:pPr>
      <w:commentRangeStart w:id="2"/>
      <w:r w:rsidRPr="20FC22F3">
        <w:rPr>
          <w:b/>
        </w:rPr>
        <w:t>Operation</w:t>
      </w:r>
      <w:r w:rsidR="00B0066D" w:rsidRPr="20FC22F3">
        <w:rPr>
          <w:b/>
        </w:rPr>
        <w:t>s</w:t>
      </w:r>
      <w:commentRangeEnd w:id="2"/>
      <w:r>
        <w:commentReference w:id="2"/>
      </w:r>
    </w:p>
    <w:p w14:paraId="5D6F33B2" w14:textId="7E2748CD" w:rsidR="00B760C3" w:rsidRDefault="00666C4C" w:rsidP="00B760C3">
      <w:pPr>
        <w:pStyle w:val="ListParagraph"/>
        <w:numPr>
          <w:ilvl w:val="1"/>
          <w:numId w:val="17"/>
        </w:numPr>
        <w:rPr>
          <w:rFonts w:cstheme="minorHAnsi"/>
        </w:rPr>
      </w:pPr>
      <w:r>
        <w:rPr>
          <w:rFonts w:cstheme="minorHAnsi"/>
        </w:rPr>
        <w:t>Application Lifecycle Management</w:t>
      </w:r>
    </w:p>
    <w:p w14:paraId="4420E1CD" w14:textId="199542E4" w:rsidR="00774E7E" w:rsidRDefault="00774E7E" w:rsidP="00B760C3">
      <w:pPr>
        <w:pStyle w:val="ListParagraph"/>
        <w:numPr>
          <w:ilvl w:val="1"/>
          <w:numId w:val="17"/>
        </w:numPr>
        <w:rPr>
          <w:rFonts w:cstheme="minorHAnsi"/>
        </w:rPr>
      </w:pPr>
      <w:r>
        <w:rPr>
          <w:rFonts w:cstheme="minorHAnsi"/>
        </w:rPr>
        <w:t>Infrastructure automations</w:t>
      </w:r>
    </w:p>
    <w:p w14:paraId="31E6B3F6" w14:textId="5D696C2D" w:rsidR="002C3311" w:rsidRPr="00C36F9B" w:rsidRDefault="006C165D" w:rsidP="00754270">
      <w:pPr>
        <w:pStyle w:val="ListParagraph"/>
        <w:numPr>
          <w:ilvl w:val="0"/>
          <w:numId w:val="17"/>
        </w:numPr>
        <w:rPr>
          <w:rFonts w:cstheme="minorHAnsi"/>
          <w:b/>
          <w:bCs/>
        </w:rPr>
      </w:pPr>
      <w:r w:rsidRPr="00C36F9B">
        <w:rPr>
          <w:rFonts w:cstheme="minorHAnsi"/>
          <w:b/>
          <w:bCs/>
        </w:rPr>
        <w:t>Support</w:t>
      </w:r>
    </w:p>
    <w:p w14:paraId="118510B0" w14:textId="313EADCE" w:rsidR="00785559" w:rsidRDefault="00785559" w:rsidP="00AC62B5">
      <w:pPr>
        <w:rPr>
          <w:rFonts w:cstheme="minorHAnsi"/>
        </w:rPr>
      </w:pPr>
      <w:r>
        <w:rPr>
          <w:rFonts w:cstheme="minorHAnsi"/>
        </w:rPr>
        <w:t xml:space="preserve">The Center of Excellence should consider </w:t>
      </w:r>
      <w:r w:rsidR="008915B5">
        <w:rPr>
          <w:rFonts w:cstheme="minorHAnsi"/>
        </w:rPr>
        <w:t xml:space="preserve">the way they choose to address </w:t>
      </w:r>
      <w:r>
        <w:rPr>
          <w:rFonts w:cstheme="minorHAnsi"/>
        </w:rPr>
        <w:t>each of the</w:t>
      </w:r>
      <w:r w:rsidR="006A1B88">
        <w:rPr>
          <w:rFonts w:cstheme="minorHAnsi"/>
        </w:rPr>
        <w:t xml:space="preserve">se </w:t>
      </w:r>
      <w:r>
        <w:rPr>
          <w:rFonts w:cstheme="minorHAnsi"/>
        </w:rPr>
        <w:t>responsibilities</w:t>
      </w:r>
      <w:r w:rsidR="006A1B88">
        <w:rPr>
          <w:rFonts w:cstheme="minorHAnsi"/>
        </w:rPr>
        <w:t xml:space="preserve">. For example, what </w:t>
      </w:r>
      <w:r w:rsidR="00335647">
        <w:rPr>
          <w:rFonts w:cstheme="minorHAnsi"/>
        </w:rPr>
        <w:t xml:space="preserve">can your </w:t>
      </w:r>
      <w:r w:rsidR="006F7B9E">
        <w:rPr>
          <w:rFonts w:cstheme="minorHAnsi"/>
        </w:rPr>
        <w:t xml:space="preserve">organization </w:t>
      </w:r>
      <w:r w:rsidR="00335647">
        <w:rPr>
          <w:rFonts w:cstheme="minorHAnsi"/>
        </w:rPr>
        <w:t xml:space="preserve">do to promote Evangelism and Training of PowerApps and </w:t>
      </w:r>
      <w:r w:rsidR="00C95DDA">
        <w:rPr>
          <w:rFonts w:cstheme="minorHAnsi"/>
        </w:rPr>
        <w:t>Flow</w:t>
      </w:r>
      <w:r w:rsidR="00335647">
        <w:rPr>
          <w:rFonts w:cstheme="minorHAnsi"/>
        </w:rPr>
        <w:t xml:space="preserve">? </w:t>
      </w:r>
      <w:r w:rsidR="00DF3E9E">
        <w:rPr>
          <w:rFonts w:cstheme="minorHAnsi"/>
        </w:rPr>
        <w:t xml:space="preserve">How does the COE adequately Monitor the activity in the organization? </w:t>
      </w:r>
      <w:r w:rsidR="0065350D">
        <w:rPr>
          <w:rFonts w:cstheme="minorHAnsi"/>
        </w:rPr>
        <w:t xml:space="preserve">What are the security requirements for the organization, and how are they being implemented? </w:t>
      </w:r>
      <w:r w:rsidR="00DF3E9E">
        <w:rPr>
          <w:rFonts w:cstheme="minorHAnsi"/>
        </w:rPr>
        <w:t>Although these responsibilities might be broken up between different business units within the same organization, the</w:t>
      </w:r>
      <w:r w:rsidR="00AD5267">
        <w:rPr>
          <w:rFonts w:cstheme="minorHAnsi"/>
        </w:rPr>
        <w:t>y</w:t>
      </w:r>
      <w:r w:rsidR="00DF3E9E">
        <w:rPr>
          <w:rFonts w:cstheme="minorHAnsi"/>
        </w:rPr>
        <w:t xml:space="preserve"> need to be addressed</w:t>
      </w:r>
      <w:r w:rsidR="00CB2C8A">
        <w:rPr>
          <w:rFonts w:cstheme="minorHAnsi"/>
        </w:rPr>
        <w:t xml:space="preserve"> and </w:t>
      </w:r>
      <w:r w:rsidR="00DB7A29">
        <w:rPr>
          <w:rFonts w:cstheme="minorHAnsi"/>
        </w:rPr>
        <w:t>ideally</w:t>
      </w:r>
      <w:r w:rsidR="00CB2C8A">
        <w:rPr>
          <w:rFonts w:cstheme="minorHAnsi"/>
        </w:rPr>
        <w:t xml:space="preserve"> documented.</w:t>
      </w:r>
      <w:r w:rsidR="00DF3E9E">
        <w:rPr>
          <w:rFonts w:cstheme="minorHAnsi"/>
        </w:rPr>
        <w:t xml:space="preserve"> </w:t>
      </w:r>
    </w:p>
    <w:p w14:paraId="13D32BEA" w14:textId="25637FB3" w:rsidR="00880343" w:rsidRPr="001803C5" w:rsidRDefault="00C507E3" w:rsidP="00AC62B5">
      <w:pPr>
        <w:rPr>
          <w:rFonts w:cstheme="minorHAnsi"/>
        </w:rPr>
      </w:pPr>
      <w:r w:rsidRPr="001803C5">
        <w:rPr>
          <w:rFonts w:cstheme="minorHAnsi"/>
        </w:rPr>
        <w:t xml:space="preserve">The </w:t>
      </w:r>
      <w:r w:rsidR="006203BC" w:rsidRPr="001803C5">
        <w:rPr>
          <w:rFonts w:cstheme="minorHAnsi"/>
        </w:rPr>
        <w:t xml:space="preserve">main reason </w:t>
      </w:r>
      <w:r w:rsidR="00BF6EF8" w:rsidRPr="001803C5">
        <w:rPr>
          <w:rFonts w:cstheme="minorHAnsi"/>
        </w:rPr>
        <w:t xml:space="preserve">for </w:t>
      </w:r>
      <w:r w:rsidR="00B17124" w:rsidRPr="001803C5">
        <w:rPr>
          <w:rFonts w:cstheme="minorHAnsi"/>
        </w:rPr>
        <w:t>developing</w:t>
      </w:r>
      <w:r w:rsidR="00BF6EF8" w:rsidRPr="001803C5">
        <w:rPr>
          <w:rFonts w:cstheme="minorHAnsi"/>
        </w:rPr>
        <w:t xml:space="preserve"> a COE starter kit</w:t>
      </w:r>
      <w:r w:rsidR="002E4AF9" w:rsidRPr="001803C5">
        <w:rPr>
          <w:rFonts w:cstheme="minorHAnsi"/>
        </w:rPr>
        <w:t xml:space="preserve"> was to </w:t>
      </w:r>
      <w:r w:rsidR="00E521DA">
        <w:rPr>
          <w:rFonts w:cstheme="minorHAnsi"/>
        </w:rPr>
        <w:t xml:space="preserve">convey </w:t>
      </w:r>
      <w:r w:rsidR="00CF7CD4">
        <w:rPr>
          <w:rFonts w:cstheme="minorHAnsi"/>
        </w:rPr>
        <w:t xml:space="preserve">the concept of what a COE might </w:t>
      </w:r>
      <w:r w:rsidR="00B070DA">
        <w:rPr>
          <w:rFonts w:cstheme="minorHAnsi"/>
        </w:rPr>
        <w:t xml:space="preserve">need to </w:t>
      </w:r>
      <w:r w:rsidR="00CF7CD4">
        <w:rPr>
          <w:rFonts w:cstheme="minorHAnsi"/>
        </w:rPr>
        <w:t>do</w:t>
      </w:r>
      <w:r w:rsidR="00BB78AC">
        <w:rPr>
          <w:rFonts w:cstheme="minorHAnsi"/>
        </w:rPr>
        <w:t xml:space="preserve">, while giving an example of how to </w:t>
      </w:r>
      <w:r w:rsidR="00A90607">
        <w:rPr>
          <w:rFonts w:cstheme="minorHAnsi"/>
        </w:rPr>
        <w:t xml:space="preserve">address </w:t>
      </w:r>
      <w:r w:rsidR="00E17C70">
        <w:rPr>
          <w:rFonts w:cstheme="minorHAnsi"/>
        </w:rPr>
        <w:t xml:space="preserve">some of </w:t>
      </w:r>
      <w:r w:rsidR="00A90607">
        <w:rPr>
          <w:rFonts w:cstheme="minorHAnsi"/>
        </w:rPr>
        <w:t>these requirements</w:t>
      </w:r>
      <w:r w:rsidR="00701BBE" w:rsidRPr="001803C5">
        <w:rPr>
          <w:rFonts w:cstheme="minorHAnsi"/>
        </w:rPr>
        <w:t xml:space="preserve">. </w:t>
      </w:r>
      <w:r w:rsidR="00A5427C" w:rsidRPr="001803C5">
        <w:rPr>
          <w:rFonts w:cstheme="minorHAnsi"/>
        </w:rPr>
        <w:t xml:space="preserve">The kit </w:t>
      </w:r>
      <w:r w:rsidR="00411756">
        <w:rPr>
          <w:rFonts w:cstheme="minorHAnsi"/>
        </w:rPr>
        <w:t xml:space="preserve">is just a template that might not match every organization’s requirements, </w:t>
      </w:r>
      <w:r w:rsidR="00681FE4">
        <w:rPr>
          <w:rFonts w:cstheme="minorHAnsi"/>
        </w:rPr>
        <w:t xml:space="preserve">so it’s recommended that </w:t>
      </w:r>
      <w:r w:rsidR="0075787E">
        <w:rPr>
          <w:rFonts w:cstheme="minorHAnsi"/>
        </w:rPr>
        <w:t xml:space="preserve">you </w:t>
      </w:r>
      <w:r w:rsidR="00F10D3E" w:rsidRPr="001803C5">
        <w:rPr>
          <w:rFonts w:cstheme="minorHAnsi"/>
        </w:rPr>
        <w:t>extend</w:t>
      </w:r>
      <w:r w:rsidR="00FB7551">
        <w:rPr>
          <w:rFonts w:cstheme="minorHAnsi"/>
        </w:rPr>
        <w:t xml:space="preserve"> the solution </w:t>
      </w:r>
      <w:r w:rsidR="00126F6A" w:rsidRPr="001803C5">
        <w:rPr>
          <w:rFonts w:cstheme="minorHAnsi"/>
        </w:rPr>
        <w:t xml:space="preserve">to </w:t>
      </w:r>
      <w:r w:rsidR="00A0612C">
        <w:rPr>
          <w:rFonts w:cstheme="minorHAnsi"/>
        </w:rPr>
        <w:t>fit your organization’s requirements</w:t>
      </w:r>
      <w:r w:rsidR="00352C64">
        <w:rPr>
          <w:rFonts w:cstheme="minorHAnsi"/>
        </w:rPr>
        <w:t xml:space="preserve"> defined by your COE</w:t>
      </w:r>
      <w:r w:rsidR="002715AE" w:rsidRPr="001803C5">
        <w:rPr>
          <w:rFonts w:cstheme="minorHAnsi"/>
        </w:rPr>
        <w:t>.</w:t>
      </w:r>
      <w:r w:rsidR="00A730C3" w:rsidRPr="001803C5">
        <w:rPr>
          <w:rFonts w:cstheme="minorHAnsi"/>
        </w:rPr>
        <w:t xml:space="preserve"> </w:t>
      </w:r>
    </w:p>
    <w:p w14:paraId="54A9F5A5" w14:textId="77777777" w:rsidR="009065CA" w:rsidRPr="001803C5" w:rsidRDefault="009065CA" w:rsidP="00AC62B5">
      <w:pPr>
        <w:rPr>
          <w:rFonts w:cstheme="minorHAnsi"/>
        </w:rPr>
      </w:pPr>
    </w:p>
    <w:p w14:paraId="5D3EAD4E" w14:textId="324D25A5" w:rsidR="006F1A1D" w:rsidRPr="00FB058D" w:rsidRDefault="00EB7766" w:rsidP="00FB058D">
      <w:pPr>
        <w:pStyle w:val="Heading1"/>
      </w:pPr>
      <w:bookmarkStart w:id="5" w:name="_Toc10827351"/>
      <w:r w:rsidRPr="001803C5">
        <w:lastRenderedPageBreak/>
        <w:t>Philosophy</w:t>
      </w:r>
      <w:bookmarkEnd w:id="5"/>
    </w:p>
    <w:p w14:paraId="2B5AE8C5" w14:textId="7B138256" w:rsidR="00A50491" w:rsidRPr="001803C5" w:rsidRDefault="003F42D0" w:rsidP="00AC62B5">
      <w:pPr>
        <w:rPr>
          <w:rFonts w:cstheme="minorHAnsi"/>
        </w:rPr>
      </w:pPr>
      <w:r w:rsidRPr="001803C5">
        <w:rPr>
          <w:rFonts w:cstheme="minorHAnsi"/>
        </w:rPr>
        <w:t>A</w:t>
      </w:r>
      <w:r w:rsidR="00F944F4" w:rsidRPr="001803C5">
        <w:rPr>
          <w:rFonts w:cstheme="minorHAnsi"/>
        </w:rPr>
        <w:t xml:space="preserve"> Power Platform</w:t>
      </w:r>
      <w:r w:rsidRPr="001803C5">
        <w:rPr>
          <w:rFonts w:cstheme="minorHAnsi"/>
        </w:rPr>
        <w:t xml:space="preserve"> Center of Excellence is an entity that should take ownership of PowerApps and </w:t>
      </w:r>
      <w:r w:rsidR="00C95DDA">
        <w:rPr>
          <w:rFonts w:cstheme="minorHAnsi"/>
        </w:rPr>
        <w:t>Flow</w:t>
      </w:r>
      <w:r w:rsidRPr="001803C5">
        <w:rPr>
          <w:rFonts w:cstheme="minorHAnsi"/>
        </w:rPr>
        <w:t xml:space="preserve"> </w:t>
      </w:r>
      <w:r w:rsidR="00C8497F" w:rsidRPr="001803C5">
        <w:rPr>
          <w:rFonts w:cstheme="minorHAnsi"/>
        </w:rPr>
        <w:t>support and</w:t>
      </w:r>
      <w:r w:rsidR="00CA4BD2" w:rsidRPr="001803C5">
        <w:rPr>
          <w:rFonts w:cstheme="minorHAnsi"/>
        </w:rPr>
        <w:t xml:space="preserve"> </w:t>
      </w:r>
      <w:r w:rsidR="00D35F48" w:rsidRPr="001803C5">
        <w:rPr>
          <w:rFonts w:cstheme="minorHAnsi"/>
        </w:rPr>
        <w:t xml:space="preserve">is best executed if the people involved </w:t>
      </w:r>
      <w:r w:rsidR="00F944F4" w:rsidRPr="001803C5">
        <w:rPr>
          <w:rFonts w:cstheme="minorHAnsi"/>
        </w:rPr>
        <w:t xml:space="preserve">plan </w:t>
      </w:r>
      <w:r w:rsidR="00D35F48" w:rsidRPr="001803C5">
        <w:rPr>
          <w:rFonts w:cstheme="minorHAnsi"/>
        </w:rPr>
        <w:t xml:space="preserve">a strategy </w:t>
      </w:r>
      <w:r w:rsidR="00F944F4" w:rsidRPr="001803C5">
        <w:rPr>
          <w:rFonts w:cstheme="minorHAnsi"/>
        </w:rPr>
        <w:t xml:space="preserve">around pre-defined processes and </w:t>
      </w:r>
      <w:r w:rsidR="00F40FC4" w:rsidRPr="001803C5">
        <w:rPr>
          <w:rFonts w:cstheme="minorHAnsi"/>
        </w:rPr>
        <w:t xml:space="preserve">shared </w:t>
      </w:r>
      <w:r w:rsidR="00F944F4" w:rsidRPr="001803C5">
        <w:rPr>
          <w:rFonts w:cstheme="minorHAnsi"/>
        </w:rPr>
        <w:t xml:space="preserve">goals. </w:t>
      </w:r>
      <w:r w:rsidR="004976EF" w:rsidRPr="001803C5">
        <w:rPr>
          <w:rFonts w:cstheme="minorHAnsi"/>
        </w:rPr>
        <w:t xml:space="preserve">Part of this strategy will require some interaction with the platform resources directly, </w:t>
      </w:r>
      <w:r w:rsidR="00A50491" w:rsidRPr="001803C5">
        <w:rPr>
          <w:rFonts w:cstheme="minorHAnsi"/>
        </w:rPr>
        <w:t>and it’s good to understand where and how to interact with the platform in those situations.</w:t>
      </w:r>
    </w:p>
    <w:p w14:paraId="097790BA" w14:textId="6489E2B1" w:rsidR="005568DE" w:rsidRPr="001803C5" w:rsidRDefault="005568DE" w:rsidP="00AC62B5">
      <w:pPr>
        <w:rPr>
          <w:rFonts w:cstheme="minorHAnsi"/>
        </w:rPr>
      </w:pPr>
      <w:r w:rsidRPr="001803C5">
        <w:rPr>
          <w:rFonts w:cstheme="minorHAnsi"/>
        </w:rPr>
        <w:t>Example: Contoso organization decides that administrators should have complete control over the Environment creation in their tenant, to avoid unaccounted consumption of database capacity. There are multiple ways to implement a process to meet this requirement, and each way can use different categories of implementation.</w:t>
      </w:r>
    </w:p>
    <w:p w14:paraId="72EC062D" w14:textId="707742DE" w:rsidR="00CD51C9" w:rsidRPr="001803C5" w:rsidRDefault="002F3253" w:rsidP="00AC62B5">
      <w:pPr>
        <w:rPr>
          <w:rFonts w:cstheme="minorHAnsi"/>
        </w:rPr>
      </w:pPr>
      <w:r w:rsidRPr="001803C5">
        <w:rPr>
          <w:rFonts w:cstheme="minorHAnsi"/>
        </w:rPr>
        <w:t xml:space="preserve">Follow this process when thinking about </w:t>
      </w:r>
      <w:r w:rsidR="002A1CD2" w:rsidRPr="001803C5">
        <w:rPr>
          <w:rFonts w:cstheme="minorHAnsi"/>
        </w:rPr>
        <w:t xml:space="preserve">the medium in which </w:t>
      </w:r>
      <w:r w:rsidR="008C3C1E" w:rsidRPr="001803C5">
        <w:rPr>
          <w:rFonts w:cstheme="minorHAnsi"/>
        </w:rPr>
        <w:t xml:space="preserve">a Center of Excellence strategy </w:t>
      </w:r>
      <w:r w:rsidR="007222A1" w:rsidRPr="001803C5">
        <w:rPr>
          <w:rFonts w:cstheme="minorHAnsi"/>
        </w:rPr>
        <w:t>should be executed</w:t>
      </w:r>
      <w:r w:rsidR="00896E23" w:rsidRPr="001803C5">
        <w:rPr>
          <w:rFonts w:cstheme="minorHAnsi"/>
        </w:rPr>
        <w:t xml:space="preserve">: </w:t>
      </w:r>
    </w:p>
    <w:p w14:paraId="760B2317" w14:textId="3504CE28" w:rsidR="00437D4E" w:rsidRPr="001803C5" w:rsidRDefault="00896E23" w:rsidP="00AC62B5">
      <w:pPr>
        <w:rPr>
          <w:rFonts w:cstheme="minorHAnsi"/>
          <w:b/>
          <w:bCs/>
        </w:rPr>
      </w:pPr>
      <w:r w:rsidRPr="001803C5">
        <w:rPr>
          <w:rFonts w:cstheme="minorHAnsi"/>
          <w:noProof/>
          <w:color w:val="2B579A"/>
          <w:shd w:val="clear" w:color="auto" w:fill="E6E6E6"/>
        </w:rPr>
        <w:drawing>
          <wp:inline distT="0" distB="0" distL="0" distR="0" wp14:anchorId="77482983" wp14:editId="7AFC597A">
            <wp:extent cx="5486400" cy="451262"/>
            <wp:effectExtent l="19050" t="38100" r="19050" b="635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C7D6312" w14:textId="44166C86" w:rsidR="007D7D00" w:rsidRPr="001803C5" w:rsidRDefault="00020646" w:rsidP="00AC62B5">
      <w:pPr>
        <w:rPr>
          <w:rFonts w:cstheme="minorHAnsi"/>
        </w:rPr>
      </w:pPr>
      <w:r w:rsidRPr="001803C5">
        <w:rPr>
          <w:rFonts w:cstheme="minorHAnsi"/>
          <w:b/>
          <w:bCs/>
          <w:color w:val="FFFFFF" w:themeColor="background1"/>
          <w:highlight w:val="black"/>
        </w:rPr>
        <w:t xml:space="preserve"> </w:t>
      </w:r>
      <w:r w:rsidR="007D7D00" w:rsidRPr="001803C5">
        <w:rPr>
          <w:rFonts w:cstheme="minorHAnsi"/>
          <w:b/>
          <w:bCs/>
          <w:color w:val="FFFFFF" w:themeColor="background1"/>
          <w:highlight w:val="black"/>
        </w:rPr>
        <w:t>Out-of-box product</w:t>
      </w:r>
      <w:r w:rsidR="007D7D00" w:rsidRPr="001803C5">
        <w:rPr>
          <w:rFonts w:cstheme="minorHAnsi"/>
          <w:b/>
          <w:bCs/>
          <w:highlight w:val="black"/>
        </w:rPr>
        <w:t>.</w:t>
      </w:r>
      <w:r w:rsidR="007D7D00" w:rsidRPr="001803C5">
        <w:rPr>
          <w:rFonts w:cstheme="minorHAnsi"/>
        </w:rPr>
        <w:t xml:space="preserve"> </w:t>
      </w:r>
      <w:r w:rsidR="0083250B" w:rsidRPr="001803C5">
        <w:rPr>
          <w:rFonts w:cstheme="minorHAnsi"/>
        </w:rPr>
        <w:t xml:space="preserve">The core, most important capabilities for admins and makers </w:t>
      </w:r>
      <w:r w:rsidR="00174780" w:rsidRPr="001803C5">
        <w:rPr>
          <w:rFonts w:cstheme="minorHAnsi"/>
        </w:rPr>
        <w:t xml:space="preserve">exist </w:t>
      </w:r>
      <w:r w:rsidR="0083250B" w:rsidRPr="001803C5">
        <w:rPr>
          <w:rFonts w:cstheme="minorHAnsi"/>
        </w:rPr>
        <w:t>in the</w:t>
      </w:r>
      <w:r w:rsidR="00174780" w:rsidRPr="001803C5">
        <w:rPr>
          <w:rFonts w:cstheme="minorHAnsi"/>
        </w:rPr>
        <w:t xml:space="preserve"> supported product portal</w:t>
      </w:r>
      <w:r w:rsidR="005F5482" w:rsidRPr="001803C5">
        <w:rPr>
          <w:rFonts w:cstheme="minorHAnsi"/>
        </w:rPr>
        <w:t xml:space="preserve"> features</w:t>
      </w:r>
      <w:r w:rsidR="00A24FAC" w:rsidRPr="001803C5">
        <w:rPr>
          <w:rFonts w:cstheme="minorHAnsi"/>
        </w:rPr>
        <w:t xml:space="preserve"> (e.g., </w:t>
      </w:r>
      <w:r w:rsidR="00EF7EF9" w:rsidRPr="001803C5">
        <w:rPr>
          <w:rFonts w:cstheme="minorHAnsi"/>
        </w:rPr>
        <w:t xml:space="preserve">PowerApps &amp; </w:t>
      </w:r>
      <w:r w:rsidR="00C95DDA">
        <w:rPr>
          <w:rFonts w:cstheme="minorHAnsi"/>
        </w:rPr>
        <w:t>Flow</w:t>
      </w:r>
      <w:r w:rsidR="00EF7EF9" w:rsidRPr="001803C5">
        <w:rPr>
          <w:rFonts w:cstheme="minorHAnsi"/>
        </w:rPr>
        <w:t xml:space="preserve"> </w:t>
      </w:r>
      <w:r w:rsidR="00EE6A86" w:rsidRPr="001803C5">
        <w:rPr>
          <w:rFonts w:cstheme="minorHAnsi"/>
        </w:rPr>
        <w:t>m</w:t>
      </w:r>
      <w:r w:rsidR="00A24FAC" w:rsidRPr="001803C5">
        <w:rPr>
          <w:rFonts w:cstheme="minorHAnsi"/>
        </w:rPr>
        <w:t xml:space="preserve">aker </w:t>
      </w:r>
      <w:r w:rsidR="00EE6A86" w:rsidRPr="001803C5">
        <w:rPr>
          <w:rFonts w:cstheme="minorHAnsi"/>
        </w:rPr>
        <w:t>p</w:t>
      </w:r>
      <w:r w:rsidR="00A24FAC" w:rsidRPr="001803C5">
        <w:rPr>
          <w:rFonts w:cstheme="minorHAnsi"/>
        </w:rPr>
        <w:t>ortals</w:t>
      </w:r>
      <w:r w:rsidR="00E67756" w:rsidRPr="001803C5">
        <w:rPr>
          <w:rFonts w:cstheme="minorHAnsi"/>
        </w:rPr>
        <w:t xml:space="preserve"> and </w:t>
      </w:r>
      <w:r w:rsidR="00EE6A86" w:rsidRPr="001803C5">
        <w:rPr>
          <w:rFonts w:cstheme="minorHAnsi"/>
        </w:rPr>
        <w:t>a</w:t>
      </w:r>
      <w:r w:rsidR="00A24FAC" w:rsidRPr="001803C5">
        <w:rPr>
          <w:rFonts w:cstheme="minorHAnsi"/>
        </w:rPr>
        <w:t xml:space="preserve">dmin </w:t>
      </w:r>
      <w:r w:rsidR="00BF20DC" w:rsidRPr="001803C5">
        <w:rPr>
          <w:rFonts w:cstheme="minorHAnsi"/>
        </w:rPr>
        <w:t>p</w:t>
      </w:r>
      <w:r w:rsidR="00A24FAC" w:rsidRPr="001803C5">
        <w:rPr>
          <w:rFonts w:cstheme="minorHAnsi"/>
        </w:rPr>
        <w:t>ortals)</w:t>
      </w:r>
      <w:r w:rsidR="0083250B" w:rsidRPr="001803C5">
        <w:rPr>
          <w:rFonts w:cstheme="minorHAnsi"/>
        </w:rPr>
        <w:t xml:space="preserve">. </w:t>
      </w:r>
      <w:r w:rsidR="00DE375B" w:rsidRPr="001803C5">
        <w:rPr>
          <w:rFonts w:cstheme="minorHAnsi"/>
        </w:rPr>
        <w:t xml:space="preserve">These features are designed to be </w:t>
      </w:r>
      <w:r w:rsidR="001538DF" w:rsidRPr="001803C5">
        <w:rPr>
          <w:rFonts w:cstheme="minorHAnsi"/>
        </w:rPr>
        <w:t>the easiest and most robust way to complete</w:t>
      </w:r>
      <w:r w:rsidR="00F359B6" w:rsidRPr="001803C5">
        <w:rPr>
          <w:rFonts w:cstheme="minorHAnsi"/>
        </w:rPr>
        <w:t xml:space="preserve"> tasks. For example, Environment and DLP Policy creation can be </w:t>
      </w:r>
      <w:r w:rsidR="00513F0D" w:rsidRPr="001803C5">
        <w:rPr>
          <w:rFonts w:cstheme="minorHAnsi"/>
        </w:rPr>
        <w:t xml:space="preserve">executed in the PowerApps and </w:t>
      </w:r>
      <w:r w:rsidR="00C95DDA">
        <w:rPr>
          <w:rFonts w:cstheme="minorHAnsi"/>
        </w:rPr>
        <w:t>Flow</w:t>
      </w:r>
      <w:r w:rsidR="00513F0D" w:rsidRPr="001803C5">
        <w:rPr>
          <w:rFonts w:cstheme="minorHAnsi"/>
        </w:rPr>
        <w:t xml:space="preserve"> admin centers.</w:t>
      </w:r>
    </w:p>
    <w:p w14:paraId="40A7EE4B" w14:textId="6EBF7923" w:rsidR="00F81F30" w:rsidRPr="001803C5" w:rsidRDefault="00F81F30" w:rsidP="00AC62B5">
      <w:pPr>
        <w:rPr>
          <w:rFonts w:cstheme="minorHAnsi"/>
        </w:rPr>
      </w:pPr>
      <w:r w:rsidRPr="001803C5">
        <w:rPr>
          <w:rFonts w:cstheme="minorHAnsi"/>
        </w:rPr>
        <w:t>In the Contoso example, the</w:t>
      </w:r>
      <w:r w:rsidR="00BD1E99" w:rsidRPr="001803C5">
        <w:rPr>
          <w:rFonts w:cstheme="minorHAnsi"/>
        </w:rPr>
        <w:t>ir</w:t>
      </w:r>
      <w:r w:rsidRPr="001803C5">
        <w:rPr>
          <w:rFonts w:cstheme="minorHAnsi"/>
        </w:rPr>
        <w:t xml:space="preserve"> </w:t>
      </w:r>
      <w:r w:rsidR="0097300B" w:rsidRPr="001803C5">
        <w:rPr>
          <w:rFonts w:cstheme="minorHAnsi"/>
        </w:rPr>
        <w:t xml:space="preserve">Environment creation </w:t>
      </w:r>
      <w:r w:rsidRPr="001803C5">
        <w:rPr>
          <w:rFonts w:cstheme="minorHAnsi"/>
        </w:rPr>
        <w:t xml:space="preserve">process </w:t>
      </w:r>
      <w:r w:rsidR="00BD1E99" w:rsidRPr="001803C5">
        <w:rPr>
          <w:rFonts w:cstheme="minorHAnsi"/>
        </w:rPr>
        <w:t xml:space="preserve">could </w:t>
      </w:r>
      <w:r w:rsidRPr="001803C5">
        <w:rPr>
          <w:rFonts w:cstheme="minorHAnsi"/>
        </w:rPr>
        <w:t>be managed through email</w:t>
      </w:r>
      <w:r w:rsidR="00E9322A" w:rsidRPr="001803C5">
        <w:rPr>
          <w:rFonts w:cstheme="minorHAnsi"/>
        </w:rPr>
        <w:t xml:space="preserve"> requests</w:t>
      </w:r>
      <w:r w:rsidR="000C3E17" w:rsidRPr="001803C5">
        <w:rPr>
          <w:rFonts w:cstheme="minorHAnsi"/>
        </w:rPr>
        <w:t>,</w:t>
      </w:r>
      <w:r w:rsidR="00E9322A" w:rsidRPr="001803C5">
        <w:rPr>
          <w:rFonts w:cstheme="minorHAnsi"/>
        </w:rPr>
        <w:t xml:space="preserve"> and administrators manually create the Environments. They would need to understand that Environments </w:t>
      </w:r>
      <w:r w:rsidR="005568DE" w:rsidRPr="001803C5">
        <w:rPr>
          <w:rFonts w:cstheme="minorHAnsi"/>
        </w:rPr>
        <w:t xml:space="preserve">can be created </w:t>
      </w:r>
      <w:r w:rsidR="00E9322A" w:rsidRPr="001803C5">
        <w:rPr>
          <w:rFonts w:cstheme="minorHAnsi"/>
        </w:rPr>
        <w:t xml:space="preserve">in the </w:t>
      </w:r>
      <w:r w:rsidR="005568DE" w:rsidRPr="001803C5">
        <w:rPr>
          <w:rFonts w:cstheme="minorHAnsi"/>
        </w:rPr>
        <w:t xml:space="preserve">PowerApps and </w:t>
      </w:r>
      <w:r w:rsidR="00C95DDA">
        <w:rPr>
          <w:rFonts w:cstheme="minorHAnsi"/>
        </w:rPr>
        <w:t>Flow</w:t>
      </w:r>
      <w:r w:rsidR="005568DE" w:rsidRPr="001803C5">
        <w:rPr>
          <w:rFonts w:cstheme="minorHAnsi"/>
        </w:rPr>
        <w:t xml:space="preserve"> admin centers, which are considered out-of-box</w:t>
      </w:r>
      <w:r w:rsidR="0028794E" w:rsidRPr="001803C5">
        <w:rPr>
          <w:rFonts w:cstheme="minorHAnsi"/>
        </w:rPr>
        <w:t xml:space="preserve"> features that are fully supported by the product </w:t>
      </w:r>
      <w:r w:rsidR="001B712D" w:rsidRPr="001803C5">
        <w:rPr>
          <w:rFonts w:cstheme="minorHAnsi"/>
        </w:rPr>
        <w:t>team.</w:t>
      </w:r>
    </w:p>
    <w:p w14:paraId="727221E4" w14:textId="62D93AD5" w:rsidR="00BA38C6" w:rsidRPr="001803C5" w:rsidRDefault="00733E5B" w:rsidP="00AC62B5">
      <w:pPr>
        <w:rPr>
          <w:rFonts w:cstheme="minorHAnsi"/>
        </w:rPr>
      </w:pPr>
      <w:r w:rsidRPr="001803C5">
        <w:rPr>
          <w:rFonts w:cstheme="minorHAnsi"/>
          <w:b/>
          <w:bCs/>
          <w:color w:val="FFFFFF" w:themeColor="background1"/>
          <w:highlight w:val="black"/>
        </w:rPr>
        <w:t xml:space="preserve"> </w:t>
      </w:r>
      <w:r w:rsidR="006040C7" w:rsidRPr="001803C5">
        <w:rPr>
          <w:rFonts w:cstheme="minorHAnsi"/>
          <w:b/>
          <w:bCs/>
          <w:color w:val="FFFFFF" w:themeColor="background1"/>
          <w:highlight w:val="black"/>
        </w:rPr>
        <w:t>Platform extensions</w:t>
      </w:r>
      <w:r w:rsidR="006040C7" w:rsidRPr="001803C5">
        <w:rPr>
          <w:rFonts w:cstheme="minorHAnsi"/>
          <w:b/>
          <w:bCs/>
          <w:highlight w:val="black"/>
        </w:rPr>
        <w:t>.</w:t>
      </w:r>
      <w:r w:rsidR="00B84DEE">
        <w:rPr>
          <w:rFonts w:cstheme="minorHAnsi"/>
        </w:rPr>
        <w:t xml:space="preserve"> </w:t>
      </w:r>
      <w:r w:rsidR="00BA38C6" w:rsidRPr="001803C5">
        <w:rPr>
          <w:rFonts w:cstheme="minorHAnsi"/>
        </w:rPr>
        <w:t xml:space="preserve">There are four standard connectors that provide access to the same APIs that the </w:t>
      </w:r>
      <w:r w:rsidR="005B2D10" w:rsidRPr="001803C5">
        <w:rPr>
          <w:rFonts w:cstheme="minorHAnsi"/>
        </w:rPr>
        <w:t xml:space="preserve">out-of-box </w:t>
      </w:r>
      <w:r w:rsidR="000510B7" w:rsidRPr="001803C5">
        <w:rPr>
          <w:rFonts w:cstheme="minorHAnsi"/>
        </w:rPr>
        <w:t xml:space="preserve">product use. These have been exposed through the connectors </w:t>
      </w:r>
      <w:r w:rsidR="004D5C75" w:rsidRPr="001803C5">
        <w:rPr>
          <w:rFonts w:cstheme="minorHAnsi"/>
        </w:rPr>
        <w:t xml:space="preserve">library to give </w:t>
      </w:r>
      <w:r w:rsidR="00F60560" w:rsidRPr="001803C5">
        <w:rPr>
          <w:rFonts w:cstheme="minorHAnsi"/>
        </w:rPr>
        <w:t xml:space="preserve">users the ability to create custom solutions to execute administrative </w:t>
      </w:r>
      <w:r w:rsidR="00197F75" w:rsidRPr="001803C5">
        <w:rPr>
          <w:rFonts w:cstheme="minorHAnsi"/>
        </w:rPr>
        <w:t xml:space="preserve">or governance related </w:t>
      </w:r>
      <w:r w:rsidR="00F60560" w:rsidRPr="001803C5">
        <w:rPr>
          <w:rFonts w:cstheme="minorHAnsi"/>
        </w:rPr>
        <w:t>tasks</w:t>
      </w:r>
      <w:r w:rsidR="00197F75" w:rsidRPr="001803C5">
        <w:rPr>
          <w:rFonts w:cstheme="minorHAnsi"/>
        </w:rPr>
        <w:t>.</w:t>
      </w:r>
      <w:r w:rsidR="000E7B7B" w:rsidRPr="001803C5">
        <w:rPr>
          <w:rFonts w:cstheme="minorHAnsi"/>
        </w:rPr>
        <w:t xml:space="preserve"> </w:t>
      </w:r>
    </w:p>
    <w:p w14:paraId="1326F92D" w14:textId="3744FB63" w:rsidR="000251F3" w:rsidRPr="001803C5" w:rsidRDefault="000251F3" w:rsidP="00AC62B5">
      <w:pPr>
        <w:rPr>
          <w:rFonts w:cstheme="minorHAnsi"/>
        </w:rPr>
      </w:pPr>
      <w:r w:rsidRPr="001803C5">
        <w:rPr>
          <w:rFonts w:cstheme="minorHAnsi"/>
        </w:rPr>
        <w:t>Admin connectors:</w:t>
      </w:r>
    </w:p>
    <w:p w14:paraId="0BA0E057" w14:textId="4D6065E5" w:rsidR="00C41884" w:rsidRPr="001803C5" w:rsidRDefault="00C41884" w:rsidP="003C493F">
      <w:pPr>
        <w:pStyle w:val="ListParagraph"/>
        <w:numPr>
          <w:ilvl w:val="0"/>
          <w:numId w:val="4"/>
        </w:numPr>
        <w:rPr>
          <w:rFonts w:cstheme="minorHAnsi"/>
        </w:rPr>
      </w:pPr>
      <w:r w:rsidRPr="001803C5">
        <w:rPr>
          <w:rFonts w:cstheme="minorHAnsi"/>
        </w:rPr>
        <w:t>Power Platform for Admins</w:t>
      </w:r>
    </w:p>
    <w:p w14:paraId="0631D91D" w14:textId="340E84B1" w:rsidR="00C41884" w:rsidRPr="001803C5" w:rsidRDefault="00C41884" w:rsidP="003C493F">
      <w:pPr>
        <w:pStyle w:val="ListParagraph"/>
        <w:numPr>
          <w:ilvl w:val="0"/>
          <w:numId w:val="4"/>
        </w:numPr>
        <w:rPr>
          <w:rFonts w:cstheme="minorHAnsi"/>
        </w:rPr>
      </w:pPr>
      <w:r w:rsidRPr="001803C5">
        <w:rPr>
          <w:rFonts w:cstheme="minorHAnsi"/>
        </w:rPr>
        <w:t>PowerApps for Admins</w:t>
      </w:r>
    </w:p>
    <w:p w14:paraId="2C0536B2" w14:textId="392EE40E" w:rsidR="00C41884" w:rsidRPr="001803C5" w:rsidRDefault="00C95DDA" w:rsidP="003C493F">
      <w:pPr>
        <w:pStyle w:val="ListParagraph"/>
        <w:numPr>
          <w:ilvl w:val="0"/>
          <w:numId w:val="4"/>
        </w:numPr>
        <w:rPr>
          <w:rFonts w:cstheme="minorHAnsi"/>
        </w:rPr>
      </w:pPr>
      <w:r>
        <w:rPr>
          <w:rFonts w:cstheme="minorHAnsi"/>
        </w:rPr>
        <w:t>Flow</w:t>
      </w:r>
      <w:r w:rsidR="00C41884" w:rsidRPr="001803C5">
        <w:rPr>
          <w:rFonts w:cstheme="minorHAnsi"/>
        </w:rPr>
        <w:t xml:space="preserve"> Management</w:t>
      </w:r>
    </w:p>
    <w:p w14:paraId="2B455CA3" w14:textId="522844F2" w:rsidR="00C41884" w:rsidRPr="001803C5" w:rsidRDefault="00C41884" w:rsidP="003C493F">
      <w:pPr>
        <w:pStyle w:val="ListParagraph"/>
        <w:numPr>
          <w:ilvl w:val="0"/>
          <w:numId w:val="4"/>
        </w:numPr>
        <w:rPr>
          <w:rFonts w:cstheme="minorHAnsi"/>
        </w:rPr>
      </w:pPr>
      <w:r w:rsidRPr="001803C5">
        <w:rPr>
          <w:rFonts w:cstheme="minorHAnsi"/>
        </w:rPr>
        <w:t xml:space="preserve">PowerApps for </w:t>
      </w:r>
      <w:r w:rsidR="00347369" w:rsidRPr="001803C5">
        <w:rPr>
          <w:rFonts w:cstheme="minorHAnsi"/>
        </w:rPr>
        <w:t xml:space="preserve">App </w:t>
      </w:r>
      <w:r w:rsidRPr="001803C5">
        <w:rPr>
          <w:rFonts w:cstheme="minorHAnsi"/>
        </w:rPr>
        <w:t>Makers</w:t>
      </w:r>
    </w:p>
    <w:p w14:paraId="6DE9D293" w14:textId="27447AD2" w:rsidR="00A34817" w:rsidRPr="001803C5" w:rsidRDefault="00A34817" w:rsidP="00AC62B5">
      <w:pPr>
        <w:rPr>
          <w:rFonts w:cstheme="minorHAnsi"/>
        </w:rPr>
      </w:pPr>
      <w:r w:rsidRPr="001803C5">
        <w:rPr>
          <w:rFonts w:cstheme="minorHAnsi"/>
        </w:rPr>
        <w:t xml:space="preserve">Coming back to the Contoso example, </w:t>
      </w:r>
      <w:r w:rsidR="00FF55AD" w:rsidRPr="001803C5">
        <w:rPr>
          <w:rFonts w:cstheme="minorHAnsi"/>
        </w:rPr>
        <w:t xml:space="preserve">the Environment creation process can be automated </w:t>
      </w:r>
      <w:r w:rsidR="00444302" w:rsidRPr="001803C5">
        <w:rPr>
          <w:rFonts w:cstheme="minorHAnsi"/>
        </w:rPr>
        <w:t>using the admin connectors</w:t>
      </w:r>
      <w:r w:rsidR="007A5B36" w:rsidRPr="001803C5">
        <w:rPr>
          <w:rFonts w:cstheme="minorHAnsi"/>
        </w:rPr>
        <w:t xml:space="preserve"> to create Environments with </w:t>
      </w:r>
      <w:r w:rsidR="00C95DDA">
        <w:rPr>
          <w:rFonts w:cstheme="minorHAnsi"/>
        </w:rPr>
        <w:t>Flow</w:t>
      </w:r>
      <w:r w:rsidR="007A5B36" w:rsidRPr="001803C5">
        <w:rPr>
          <w:rFonts w:cstheme="minorHAnsi"/>
        </w:rPr>
        <w:t xml:space="preserve">, based on a request submitted to some database through an interface designed by the Center of Excellence team. This might take some more initial configuration to design and implement, but it will benefit the administrators because they would no longer be required to </w:t>
      </w:r>
      <w:r w:rsidR="00F15825" w:rsidRPr="001803C5">
        <w:rPr>
          <w:rFonts w:cstheme="minorHAnsi"/>
        </w:rPr>
        <w:t>spend time</w:t>
      </w:r>
      <w:r w:rsidR="007A5B36" w:rsidRPr="001803C5">
        <w:rPr>
          <w:rFonts w:cstheme="minorHAnsi"/>
        </w:rPr>
        <w:t xml:space="preserve"> navigat</w:t>
      </w:r>
      <w:r w:rsidR="00F15825" w:rsidRPr="001803C5">
        <w:rPr>
          <w:rFonts w:cstheme="minorHAnsi"/>
        </w:rPr>
        <w:t>ing</w:t>
      </w:r>
      <w:r w:rsidR="007A5B36" w:rsidRPr="001803C5">
        <w:rPr>
          <w:rFonts w:cstheme="minorHAnsi"/>
        </w:rPr>
        <w:t xml:space="preserve"> to the admin portals and </w:t>
      </w:r>
      <w:r w:rsidR="00F15825" w:rsidRPr="001803C5">
        <w:rPr>
          <w:rFonts w:cstheme="minorHAnsi"/>
        </w:rPr>
        <w:t>manually entering in the user’s requested information.</w:t>
      </w:r>
      <w:r w:rsidR="005F7A6B" w:rsidRPr="001803C5">
        <w:rPr>
          <w:rFonts w:cstheme="minorHAnsi"/>
        </w:rPr>
        <w:t xml:space="preserve"> </w:t>
      </w:r>
      <w:r w:rsidR="00320353" w:rsidRPr="001803C5">
        <w:rPr>
          <w:rFonts w:cstheme="minorHAnsi"/>
        </w:rPr>
        <w:t xml:space="preserve">Since the solution is a custom implementation (e.g., a </w:t>
      </w:r>
      <w:r w:rsidR="00C95DDA">
        <w:rPr>
          <w:rFonts w:cstheme="minorHAnsi"/>
        </w:rPr>
        <w:t>Flow</w:t>
      </w:r>
      <w:r w:rsidR="00320353" w:rsidRPr="001803C5">
        <w:rPr>
          <w:rFonts w:cstheme="minorHAnsi"/>
        </w:rPr>
        <w:t xml:space="preserve">), the solution itself is not supported </w:t>
      </w:r>
      <w:r w:rsidR="00EB510F" w:rsidRPr="001803C5">
        <w:rPr>
          <w:rFonts w:cstheme="minorHAnsi"/>
        </w:rPr>
        <w:t>by the product group</w:t>
      </w:r>
      <w:r w:rsidR="00ED5C88" w:rsidRPr="001803C5">
        <w:rPr>
          <w:rFonts w:cstheme="minorHAnsi"/>
        </w:rPr>
        <w:t xml:space="preserve"> </w:t>
      </w:r>
      <w:r w:rsidR="00320353" w:rsidRPr="001803C5">
        <w:rPr>
          <w:rFonts w:cstheme="minorHAnsi"/>
        </w:rPr>
        <w:t xml:space="preserve">but the </w:t>
      </w:r>
      <w:r w:rsidR="00EB510F" w:rsidRPr="001803C5">
        <w:rPr>
          <w:rFonts w:cstheme="minorHAnsi"/>
        </w:rPr>
        <w:t>correct functionality of the connectors and API will be.</w:t>
      </w:r>
    </w:p>
    <w:p w14:paraId="50FF7023" w14:textId="3F774C06" w:rsidR="00E54F4C" w:rsidRPr="001803C5" w:rsidRDefault="00E54F4C" w:rsidP="00AC62B5">
      <w:pPr>
        <w:rPr>
          <w:rFonts w:cstheme="minorHAnsi"/>
        </w:rPr>
      </w:pPr>
      <w:r w:rsidRPr="001803C5">
        <w:rPr>
          <w:rFonts w:cstheme="minorHAnsi"/>
        </w:rPr>
        <w:lastRenderedPageBreak/>
        <w:t xml:space="preserve">This </w:t>
      </w:r>
      <w:r w:rsidR="00BA3EBC" w:rsidRPr="001803C5">
        <w:rPr>
          <w:rFonts w:cstheme="minorHAnsi"/>
        </w:rPr>
        <w:t xml:space="preserve">path also represents a feedback loop that can be used to help develop the product. First, users should look to the out-of-box solution that is provided from the product team. If that is not </w:t>
      </w:r>
      <w:proofErr w:type="gramStart"/>
      <w:r w:rsidR="00BA3EBC" w:rsidRPr="001803C5">
        <w:rPr>
          <w:rFonts w:cstheme="minorHAnsi"/>
        </w:rPr>
        <w:t>sufficient</w:t>
      </w:r>
      <w:proofErr w:type="gramEnd"/>
      <w:r w:rsidR="00BA3EBC" w:rsidRPr="001803C5">
        <w:rPr>
          <w:rFonts w:cstheme="minorHAnsi"/>
        </w:rPr>
        <w:t xml:space="preserve">, they can use extensions to achieve their goals, and could potentially be additions to the product in the future if enough </w:t>
      </w:r>
      <w:r w:rsidR="004C54EC" w:rsidRPr="001803C5">
        <w:rPr>
          <w:rFonts w:cstheme="minorHAnsi"/>
        </w:rPr>
        <w:t xml:space="preserve">people need it. That paradigm can also be seen in the COE starter kit itself—it may or may not have all the features you are looking for from the start, but </w:t>
      </w:r>
      <w:r w:rsidR="00995C99" w:rsidRPr="001803C5">
        <w:rPr>
          <w:rFonts w:cstheme="minorHAnsi"/>
        </w:rPr>
        <w:t xml:space="preserve">we plan to iterate on the solution and </w:t>
      </w:r>
      <w:r w:rsidR="00733EB6" w:rsidRPr="001803C5">
        <w:rPr>
          <w:rFonts w:cstheme="minorHAnsi"/>
        </w:rPr>
        <w:t xml:space="preserve">can develop the templates in areas </w:t>
      </w:r>
      <w:r w:rsidR="00BE3E4E" w:rsidRPr="001803C5">
        <w:rPr>
          <w:rFonts w:cstheme="minorHAnsi"/>
        </w:rPr>
        <w:t>that are needed.</w:t>
      </w:r>
    </w:p>
    <w:p w14:paraId="195A7ED0" w14:textId="2EA299F6" w:rsidR="00CD733C" w:rsidRPr="001803C5" w:rsidRDefault="00F87A57" w:rsidP="00AC62B5">
      <w:pPr>
        <w:rPr>
          <w:rFonts w:cstheme="minorHAnsi"/>
        </w:rPr>
      </w:pPr>
      <w:r w:rsidRPr="001803C5">
        <w:rPr>
          <w:rFonts w:cstheme="minorHAnsi"/>
          <w:b/>
          <w:bCs/>
          <w:color w:val="FFFFFF" w:themeColor="background1"/>
          <w:highlight w:val="black"/>
        </w:rPr>
        <w:t xml:space="preserve"> </w:t>
      </w:r>
      <w:r w:rsidR="00DD1EEC" w:rsidRPr="001803C5">
        <w:rPr>
          <w:rFonts w:cstheme="minorHAnsi"/>
          <w:b/>
          <w:bCs/>
          <w:color w:val="FFFFFF" w:themeColor="background1"/>
          <w:highlight w:val="black"/>
        </w:rPr>
        <w:t>Templates &amp; customizations</w:t>
      </w:r>
      <w:r w:rsidR="00DD1EEC" w:rsidRPr="001803C5">
        <w:rPr>
          <w:rFonts w:cstheme="minorHAnsi"/>
          <w:b/>
          <w:bCs/>
          <w:highlight w:val="black"/>
        </w:rPr>
        <w:t>.</w:t>
      </w:r>
      <w:r w:rsidR="002F1EEE" w:rsidRPr="001803C5">
        <w:rPr>
          <w:rFonts w:cstheme="minorHAnsi"/>
        </w:rPr>
        <w:t xml:space="preserve"> Th</w:t>
      </w:r>
      <w:r w:rsidR="00CD5EEF" w:rsidRPr="001803C5">
        <w:rPr>
          <w:rFonts w:cstheme="minorHAnsi"/>
        </w:rPr>
        <w:t xml:space="preserve">e COE starter kit </w:t>
      </w:r>
      <w:r w:rsidR="00B94643" w:rsidRPr="001803C5">
        <w:rPr>
          <w:rFonts w:cstheme="minorHAnsi"/>
        </w:rPr>
        <w:t>falls into this category, which is a set of templates</w:t>
      </w:r>
      <w:r w:rsidR="00EF000C" w:rsidRPr="001803C5">
        <w:rPr>
          <w:rFonts w:cstheme="minorHAnsi"/>
        </w:rPr>
        <w:t xml:space="preserve"> that use the admin connectors</w:t>
      </w:r>
      <w:r w:rsidR="003746F1" w:rsidRPr="001803C5">
        <w:rPr>
          <w:rFonts w:cstheme="minorHAnsi"/>
        </w:rPr>
        <w:t xml:space="preserve"> in combination with other connectors and formulas to achieve some </w:t>
      </w:r>
      <w:r w:rsidR="0003281B" w:rsidRPr="001803C5">
        <w:rPr>
          <w:rFonts w:cstheme="minorHAnsi"/>
        </w:rPr>
        <w:t xml:space="preserve">specified goal. The nature of a template is to provide a good solution for that specific task, but </w:t>
      </w:r>
      <w:r w:rsidR="00442EC0" w:rsidRPr="001803C5">
        <w:rPr>
          <w:rFonts w:cstheme="minorHAnsi"/>
        </w:rPr>
        <w:t>it might not have the exact functionality that everyone needs</w:t>
      </w:r>
      <w:r w:rsidR="00920E33" w:rsidRPr="001803C5">
        <w:rPr>
          <w:rFonts w:cstheme="minorHAnsi"/>
        </w:rPr>
        <w:t xml:space="preserve"> and could require adjustment to achieve what others might be looking for</w:t>
      </w:r>
      <w:r w:rsidR="00442EC0" w:rsidRPr="001803C5">
        <w:rPr>
          <w:rFonts w:cstheme="minorHAnsi"/>
        </w:rPr>
        <w:t xml:space="preserve">. </w:t>
      </w:r>
      <w:r w:rsidR="00920E33" w:rsidRPr="001803C5">
        <w:rPr>
          <w:rFonts w:cstheme="minorHAnsi"/>
        </w:rPr>
        <w:t>It</w:t>
      </w:r>
      <w:r w:rsidR="00842814" w:rsidRPr="001803C5">
        <w:rPr>
          <w:rFonts w:cstheme="minorHAnsi"/>
        </w:rPr>
        <w:t xml:space="preserve"> is better</w:t>
      </w:r>
      <w:r w:rsidR="00920E33" w:rsidRPr="001803C5">
        <w:rPr>
          <w:rFonts w:cstheme="minorHAnsi"/>
        </w:rPr>
        <w:t xml:space="preserve"> to </w:t>
      </w:r>
      <w:r w:rsidR="005815D4" w:rsidRPr="001803C5">
        <w:rPr>
          <w:rFonts w:cstheme="minorHAnsi"/>
        </w:rPr>
        <w:t xml:space="preserve">first </w:t>
      </w:r>
      <w:r w:rsidR="00920E33" w:rsidRPr="001803C5">
        <w:rPr>
          <w:rFonts w:cstheme="minorHAnsi"/>
        </w:rPr>
        <w:t xml:space="preserve">explore the </w:t>
      </w:r>
      <w:r w:rsidR="005815D4" w:rsidRPr="001803C5">
        <w:rPr>
          <w:rFonts w:cstheme="minorHAnsi"/>
        </w:rPr>
        <w:t xml:space="preserve">other </w:t>
      </w:r>
      <w:r w:rsidR="00920E33" w:rsidRPr="001803C5">
        <w:rPr>
          <w:rFonts w:cstheme="minorHAnsi"/>
        </w:rPr>
        <w:t xml:space="preserve">two options before </w:t>
      </w:r>
      <w:r w:rsidR="00D55D19" w:rsidRPr="001803C5">
        <w:rPr>
          <w:rFonts w:cstheme="minorHAnsi"/>
        </w:rPr>
        <w:t xml:space="preserve">instantiating </w:t>
      </w:r>
      <w:r w:rsidR="005815D4" w:rsidRPr="001803C5">
        <w:rPr>
          <w:rFonts w:cstheme="minorHAnsi"/>
        </w:rPr>
        <w:t xml:space="preserve">a template, unless </w:t>
      </w:r>
      <w:r w:rsidR="00D55D19" w:rsidRPr="001803C5">
        <w:rPr>
          <w:rFonts w:cstheme="minorHAnsi"/>
        </w:rPr>
        <w:t xml:space="preserve">it’s clear that </w:t>
      </w:r>
      <w:r w:rsidR="005815D4" w:rsidRPr="001803C5">
        <w:rPr>
          <w:rFonts w:cstheme="minorHAnsi"/>
        </w:rPr>
        <w:t>the template has everything you need from the start.</w:t>
      </w:r>
    </w:p>
    <w:p w14:paraId="47151929" w14:textId="30F8007B" w:rsidR="00F5793D" w:rsidRDefault="00F5793D" w:rsidP="00AC62B5">
      <w:pPr>
        <w:rPr>
          <w:rFonts w:cstheme="minorHAnsi"/>
        </w:rPr>
      </w:pPr>
      <w:r w:rsidRPr="001803C5">
        <w:rPr>
          <w:rFonts w:cstheme="minorHAnsi"/>
        </w:rPr>
        <w:t xml:space="preserve">If our Contoso admins came across a template that </w:t>
      </w:r>
      <w:r w:rsidR="00FE0046" w:rsidRPr="001803C5">
        <w:rPr>
          <w:rFonts w:cstheme="minorHAnsi"/>
        </w:rPr>
        <w:t>implements a process for Environment creation, they would need to consider if the template matches the process they are looking for or if they’re willing to adopt the solution it presents instead. If not, they might have to</w:t>
      </w:r>
      <w:r w:rsidR="0030346A" w:rsidRPr="001803C5">
        <w:rPr>
          <w:rFonts w:cstheme="minorHAnsi"/>
        </w:rPr>
        <w:t xml:space="preserve"> </w:t>
      </w:r>
      <w:proofErr w:type="gramStart"/>
      <w:r w:rsidR="0030346A" w:rsidRPr="001803C5">
        <w:rPr>
          <w:rFonts w:cstheme="minorHAnsi"/>
        </w:rPr>
        <w:t xml:space="preserve">make adjustments </w:t>
      </w:r>
      <w:r w:rsidR="007214D0" w:rsidRPr="001803C5">
        <w:rPr>
          <w:rFonts w:cstheme="minorHAnsi"/>
        </w:rPr>
        <w:t>to</w:t>
      </w:r>
      <w:proofErr w:type="gramEnd"/>
      <w:r w:rsidR="007214D0" w:rsidRPr="001803C5">
        <w:rPr>
          <w:rFonts w:cstheme="minorHAnsi"/>
        </w:rPr>
        <w:t xml:space="preserve"> the template </w:t>
      </w:r>
      <w:r w:rsidR="0030346A" w:rsidRPr="001803C5">
        <w:rPr>
          <w:rFonts w:cstheme="minorHAnsi"/>
        </w:rPr>
        <w:t>to fit their process.</w:t>
      </w:r>
      <w:r w:rsidR="0037177A" w:rsidRPr="001803C5">
        <w:rPr>
          <w:rFonts w:cstheme="minorHAnsi"/>
        </w:rPr>
        <w:t xml:space="preserve"> Because not all templates are supported by the product group (e.g., found on the community channel), </w:t>
      </w:r>
      <w:r w:rsidR="0014602F" w:rsidRPr="001803C5">
        <w:rPr>
          <w:rFonts w:cstheme="minorHAnsi"/>
        </w:rPr>
        <w:t xml:space="preserve">there’s no guarantee that </w:t>
      </w:r>
      <w:r w:rsidR="004304B0" w:rsidRPr="001803C5">
        <w:rPr>
          <w:rFonts w:cstheme="minorHAnsi"/>
        </w:rPr>
        <w:t xml:space="preserve">it will meet expectations defined. </w:t>
      </w:r>
      <w:r w:rsidR="002E2C96" w:rsidRPr="001803C5">
        <w:rPr>
          <w:rFonts w:cstheme="minorHAnsi"/>
        </w:rPr>
        <w:t xml:space="preserve">Therefore, it’s recommended to first </w:t>
      </w:r>
      <w:r w:rsidR="00F824F7" w:rsidRPr="001803C5">
        <w:rPr>
          <w:rFonts w:cstheme="minorHAnsi"/>
        </w:rPr>
        <w:t>explore the more supported platform features before looking to template</w:t>
      </w:r>
      <w:r w:rsidR="004A1241" w:rsidRPr="001803C5">
        <w:rPr>
          <w:rFonts w:cstheme="minorHAnsi"/>
        </w:rPr>
        <w:t>s.</w:t>
      </w:r>
    </w:p>
    <w:p w14:paraId="353743A7" w14:textId="77777777" w:rsidR="00A61012" w:rsidRPr="001803C5" w:rsidRDefault="00A61012" w:rsidP="00AC62B5">
      <w:pPr>
        <w:rPr>
          <w:rFonts w:cstheme="minorHAnsi"/>
        </w:rPr>
      </w:pPr>
    </w:p>
    <w:p w14:paraId="68E71790" w14:textId="32885AAD" w:rsidR="008A47CE" w:rsidRDefault="008A47CE" w:rsidP="008A47CE">
      <w:pPr>
        <w:pStyle w:val="Heading1"/>
      </w:pPr>
      <w:bookmarkStart w:id="6" w:name="_Toc10827352"/>
      <w:r w:rsidRPr="001803C5">
        <w:t>Prerequisites</w:t>
      </w:r>
      <w:bookmarkEnd w:id="6"/>
    </w:p>
    <w:p w14:paraId="340B759E" w14:textId="284E9108" w:rsidR="005130DB" w:rsidRPr="005130DB" w:rsidRDefault="005130DB" w:rsidP="005130DB">
      <w:r>
        <w:t xml:space="preserve">The following are prerequisites </w:t>
      </w:r>
      <w:r w:rsidR="00E912EC">
        <w:t xml:space="preserve">for </w:t>
      </w:r>
      <w:r w:rsidR="00D55F69">
        <w:t xml:space="preserve">installing </w:t>
      </w:r>
      <w:r w:rsidR="00E912EC">
        <w:t>the COE starter kit</w:t>
      </w:r>
      <w:r w:rsidR="00D55F69">
        <w:t xml:space="preserve"> as it comes</w:t>
      </w:r>
      <w:r w:rsidR="00DF4F77">
        <w:t xml:space="preserve"> in the solution.</w:t>
      </w:r>
      <w:r w:rsidR="008B4A0E">
        <w:t xml:space="preserve"> </w:t>
      </w:r>
    </w:p>
    <w:p w14:paraId="047FE6FA" w14:textId="77777777" w:rsidR="008A47CE" w:rsidRPr="001803C5" w:rsidRDefault="008A47CE" w:rsidP="008A47CE">
      <w:pPr>
        <w:pStyle w:val="ListParagraph"/>
        <w:numPr>
          <w:ilvl w:val="0"/>
          <w:numId w:val="13"/>
        </w:numPr>
        <w:rPr>
          <w:rFonts w:cstheme="minorHAnsi"/>
        </w:rPr>
      </w:pPr>
      <w:r w:rsidRPr="001803C5">
        <w:rPr>
          <w:rFonts w:cstheme="minorHAnsi"/>
        </w:rPr>
        <w:t>Admin account (global tenant admin, BAP admin or Power Platform service admin) for access to all tenant resources. This solution will still work for Environment admins, but the view will be restricted.</w:t>
      </w:r>
    </w:p>
    <w:p w14:paraId="39CCBB5E" w14:textId="77777777" w:rsidR="008A47CE" w:rsidRPr="001803C5" w:rsidRDefault="008A47CE" w:rsidP="008A47CE">
      <w:pPr>
        <w:pStyle w:val="ListParagraph"/>
        <w:numPr>
          <w:ilvl w:val="0"/>
          <w:numId w:val="13"/>
        </w:numPr>
        <w:rPr>
          <w:rFonts w:cstheme="minorHAnsi"/>
        </w:rPr>
      </w:pPr>
      <w:r w:rsidRPr="001803C5">
        <w:rPr>
          <w:rFonts w:cstheme="minorHAnsi"/>
        </w:rPr>
        <w:t>PowerApps Plan 2 (or trial)</w:t>
      </w:r>
    </w:p>
    <w:p w14:paraId="7E3CE7FA" w14:textId="5E0793DF" w:rsidR="008A47CE" w:rsidRPr="001803C5" w:rsidRDefault="008A47CE" w:rsidP="008A47CE">
      <w:pPr>
        <w:pStyle w:val="ListParagraph"/>
        <w:numPr>
          <w:ilvl w:val="0"/>
          <w:numId w:val="13"/>
        </w:numPr>
        <w:rPr>
          <w:rFonts w:cstheme="minorHAnsi"/>
        </w:rPr>
      </w:pPr>
      <w:r w:rsidRPr="001803C5">
        <w:rPr>
          <w:rFonts w:cstheme="minorHAnsi"/>
        </w:rPr>
        <w:t>Environment with a CDS for Apps instance provisioned, where the user installing the solution has System Administrator security role</w:t>
      </w:r>
      <w:r w:rsidR="00596733">
        <w:rPr>
          <w:rFonts w:cstheme="minorHAnsi"/>
        </w:rPr>
        <w:t>.</w:t>
      </w:r>
    </w:p>
    <w:p w14:paraId="019C5211" w14:textId="496038D4" w:rsidR="008A47CE" w:rsidRDefault="008A47CE" w:rsidP="008A47CE">
      <w:pPr>
        <w:pStyle w:val="ListParagraph"/>
        <w:numPr>
          <w:ilvl w:val="0"/>
          <w:numId w:val="13"/>
        </w:numPr>
        <w:rPr>
          <w:rFonts w:cstheme="minorHAnsi"/>
        </w:rPr>
      </w:pPr>
      <w:r w:rsidRPr="001803C5">
        <w:rPr>
          <w:rFonts w:cstheme="minorHAnsi"/>
        </w:rPr>
        <w:t>Download of the Center of Excellence Solution and Power BI dashboard files to your device</w:t>
      </w:r>
    </w:p>
    <w:p w14:paraId="0B710A0A" w14:textId="047909FA" w:rsidR="002474F2" w:rsidRDefault="002474F2" w:rsidP="002474F2">
      <w:pPr>
        <w:rPr>
          <w:rFonts w:cstheme="minorHAnsi"/>
        </w:rPr>
      </w:pPr>
      <w:r>
        <w:rPr>
          <w:rFonts w:cstheme="minorHAnsi"/>
        </w:rPr>
        <w:t>These are the requirements for using the solution</w:t>
      </w:r>
      <w:r w:rsidR="00955DD8">
        <w:rPr>
          <w:rFonts w:cstheme="minorHAnsi"/>
        </w:rPr>
        <w:t>.</w:t>
      </w:r>
    </w:p>
    <w:p w14:paraId="328070F2" w14:textId="5D3D2DFA" w:rsidR="00955DD8" w:rsidRDefault="00955DD8" w:rsidP="00955DD8">
      <w:pPr>
        <w:pStyle w:val="ListParagraph"/>
        <w:numPr>
          <w:ilvl w:val="0"/>
          <w:numId w:val="26"/>
        </w:numPr>
        <w:rPr>
          <w:rFonts w:cstheme="minorHAnsi"/>
        </w:rPr>
      </w:pPr>
      <w:r w:rsidRPr="00A24C23">
        <w:rPr>
          <w:rFonts w:cstheme="minorHAnsi"/>
          <w:b/>
          <w:bCs/>
        </w:rPr>
        <w:t>Admin</w:t>
      </w:r>
      <w:r>
        <w:rPr>
          <w:rFonts w:cstheme="minorHAnsi"/>
        </w:rPr>
        <w:t xml:space="preserve">: PowerApps Plan 2 (or trial) + </w:t>
      </w:r>
      <w:r w:rsidR="004B0576">
        <w:rPr>
          <w:rFonts w:cstheme="minorHAnsi"/>
        </w:rPr>
        <w:t xml:space="preserve">assigned the </w:t>
      </w:r>
      <w:r>
        <w:rPr>
          <w:rFonts w:cstheme="minorHAnsi"/>
        </w:rPr>
        <w:t xml:space="preserve">Power Platform </w:t>
      </w:r>
      <w:r w:rsidRPr="00C92FC6">
        <w:rPr>
          <w:rFonts w:cstheme="minorHAnsi"/>
          <w:u w:val="single"/>
        </w:rPr>
        <w:t>Admin</w:t>
      </w:r>
      <w:r>
        <w:rPr>
          <w:rFonts w:cstheme="minorHAnsi"/>
        </w:rPr>
        <w:t xml:space="preserve"> SR</w:t>
      </w:r>
      <w:r w:rsidR="00375607">
        <w:rPr>
          <w:rFonts w:cstheme="minorHAnsi"/>
        </w:rPr>
        <w:t xml:space="preserve"> + Audit Log access.</w:t>
      </w:r>
    </w:p>
    <w:p w14:paraId="264A473C" w14:textId="5D81942B" w:rsidR="006E75AE" w:rsidRDefault="006E75AE" w:rsidP="00955DD8">
      <w:pPr>
        <w:pStyle w:val="ListParagraph"/>
        <w:numPr>
          <w:ilvl w:val="0"/>
          <w:numId w:val="26"/>
        </w:numPr>
        <w:rPr>
          <w:rFonts w:cstheme="minorHAnsi"/>
        </w:rPr>
      </w:pPr>
      <w:r w:rsidRPr="00A24C23">
        <w:rPr>
          <w:rFonts w:cstheme="minorHAnsi"/>
          <w:b/>
          <w:bCs/>
        </w:rPr>
        <w:t>Maker</w:t>
      </w:r>
      <w:r>
        <w:rPr>
          <w:rFonts w:cstheme="minorHAnsi"/>
        </w:rPr>
        <w:t xml:space="preserve">: PowerApps Plan 1 + assigned the Power Platform </w:t>
      </w:r>
      <w:r w:rsidRPr="00400B87">
        <w:rPr>
          <w:rFonts w:cstheme="minorHAnsi"/>
          <w:u w:val="single"/>
        </w:rPr>
        <w:t>Maker</w:t>
      </w:r>
      <w:r>
        <w:rPr>
          <w:rFonts w:cstheme="minorHAnsi"/>
        </w:rPr>
        <w:t xml:space="preserve"> SR</w:t>
      </w:r>
    </w:p>
    <w:p w14:paraId="03F9AC04" w14:textId="710C2A59" w:rsidR="0085178C" w:rsidRDefault="00815414" w:rsidP="00D41E6A">
      <w:pPr>
        <w:pStyle w:val="ListParagraph"/>
        <w:numPr>
          <w:ilvl w:val="0"/>
          <w:numId w:val="26"/>
        </w:numPr>
        <w:rPr>
          <w:rFonts w:cstheme="minorHAnsi"/>
        </w:rPr>
      </w:pPr>
      <w:r w:rsidRPr="00A24C23">
        <w:rPr>
          <w:rFonts w:cstheme="minorHAnsi"/>
          <w:b/>
          <w:bCs/>
        </w:rPr>
        <w:t>User</w:t>
      </w:r>
      <w:r>
        <w:rPr>
          <w:rFonts w:cstheme="minorHAnsi"/>
        </w:rPr>
        <w:t xml:space="preserve">: </w:t>
      </w:r>
      <w:r w:rsidR="00D45565">
        <w:rPr>
          <w:rFonts w:cstheme="minorHAnsi"/>
        </w:rPr>
        <w:t xml:space="preserve">PowerApps Plan 1 + assigned the Power Platform </w:t>
      </w:r>
      <w:r w:rsidR="00D45565" w:rsidRPr="00400B87">
        <w:rPr>
          <w:rFonts w:cstheme="minorHAnsi"/>
          <w:u w:val="single"/>
        </w:rPr>
        <w:t>User</w:t>
      </w:r>
      <w:r w:rsidR="00D45565">
        <w:rPr>
          <w:rFonts w:cstheme="minorHAnsi"/>
        </w:rPr>
        <w:t xml:space="preserve"> SR</w:t>
      </w:r>
    </w:p>
    <w:p w14:paraId="7AC17ED5" w14:textId="4551137E" w:rsidR="00BD4DA5" w:rsidRDefault="00BD4DA5" w:rsidP="008D2296">
      <w:pPr>
        <w:pStyle w:val="Subtitle"/>
      </w:pPr>
      <w:r>
        <w:t>Note: Instructions to grant access and assign security roles can be found in the Setup Instructions</w:t>
      </w:r>
      <w:r w:rsidR="001F0914">
        <w:t xml:space="preserve"> section.</w:t>
      </w:r>
    </w:p>
    <w:p w14:paraId="52659A38" w14:textId="77777777" w:rsidR="00B94059" w:rsidRPr="00B94059" w:rsidRDefault="00B94059" w:rsidP="00B94059"/>
    <w:p w14:paraId="5F2B3347" w14:textId="6AC04A73" w:rsidR="00E17EFA" w:rsidRDefault="00E17EFA" w:rsidP="00A3710A">
      <w:pPr>
        <w:pStyle w:val="Heading1"/>
      </w:pPr>
      <w:bookmarkStart w:id="7" w:name="_Toc10827353"/>
      <w:r w:rsidRPr="00A3710A">
        <w:lastRenderedPageBreak/>
        <w:t>Scope</w:t>
      </w:r>
      <w:bookmarkEnd w:id="7"/>
    </w:p>
    <w:p w14:paraId="6DF5101E" w14:textId="37C8275A" w:rsidR="00E17EFA" w:rsidRDefault="00E17EFA" w:rsidP="00E17EFA">
      <w:r>
        <w:t xml:space="preserve">The COE starter kit is a set of tools to help a company </w:t>
      </w:r>
      <w:r w:rsidR="00A541BB">
        <w:t xml:space="preserve">get started with adopting the Power Platform, because it contains patterns and a solution structure that helps manage </w:t>
      </w:r>
      <w:r w:rsidR="001E0371">
        <w:t>resources and information about those resources.</w:t>
      </w:r>
    </w:p>
    <w:p w14:paraId="31ECD71D" w14:textId="39B59A60" w:rsidR="00424B12" w:rsidRDefault="001E0371" w:rsidP="00D1224C">
      <w:r>
        <w:t xml:space="preserve">However, the kit does not represent the </w:t>
      </w:r>
      <w:r w:rsidR="003E3625">
        <w:t xml:space="preserve">entire </w:t>
      </w:r>
      <w:r>
        <w:t xml:space="preserve">Center of Excellence, because there is much more to a </w:t>
      </w:r>
      <w:r w:rsidR="00DE137A">
        <w:t xml:space="preserve">Center of Excellence </w:t>
      </w:r>
      <w:r>
        <w:t>than the too</w:t>
      </w:r>
      <w:r w:rsidR="004765B8">
        <w:t>ls alone</w:t>
      </w:r>
      <w:r w:rsidR="0073470A">
        <w:t xml:space="preserve">; </w:t>
      </w:r>
      <w:r w:rsidR="00515C48">
        <w:t xml:space="preserve">the </w:t>
      </w:r>
      <w:r w:rsidR="008D5CD8">
        <w:t>Center of Excellence</w:t>
      </w:r>
      <w:r w:rsidR="00515C48">
        <w:t xml:space="preserve"> also requires people, communication, </w:t>
      </w:r>
      <w:r w:rsidR="00A36128">
        <w:t xml:space="preserve">defined </w:t>
      </w:r>
      <w:r w:rsidR="007730CC">
        <w:t>requirements and processes</w:t>
      </w:r>
      <w:r w:rsidR="00985EC8">
        <w:t>.</w:t>
      </w:r>
      <w:r w:rsidR="001624B4">
        <w:t xml:space="preserve"> The tools provided here are just a means to get to the end goal, but the Center of Excellence itself must be thoughtfully </w:t>
      </w:r>
      <w:r w:rsidR="00C83481">
        <w:t>designed</w:t>
      </w:r>
      <w:r w:rsidR="001624B4">
        <w:t xml:space="preserve"> by </w:t>
      </w:r>
      <w:r w:rsidR="00C55B8D">
        <w:t>each organization</w:t>
      </w:r>
      <w:r w:rsidR="002069E3">
        <w:t xml:space="preserve"> based on their needs</w:t>
      </w:r>
      <w:r w:rsidR="008E75FB">
        <w:t xml:space="preserve"> and preferences</w:t>
      </w:r>
      <w:r w:rsidR="00E7583F">
        <w:t>.</w:t>
      </w:r>
    </w:p>
    <w:p w14:paraId="711023A6" w14:textId="77777777" w:rsidR="00E7583F" w:rsidRPr="00E17EFA" w:rsidRDefault="00E7583F" w:rsidP="00D1224C"/>
    <w:p w14:paraId="41E34329" w14:textId="12C30889" w:rsidR="0085178C" w:rsidRPr="000863E7" w:rsidRDefault="0085178C" w:rsidP="000863E7">
      <w:pPr>
        <w:pStyle w:val="Heading1"/>
      </w:pPr>
      <w:bookmarkStart w:id="8" w:name="_Toc10827354"/>
      <w:r w:rsidRPr="001803C5">
        <w:t>Components list</w:t>
      </w:r>
      <w:bookmarkEnd w:id="8"/>
    </w:p>
    <w:p w14:paraId="31220E2C" w14:textId="71AB471C" w:rsidR="008F13A3" w:rsidRPr="001803C5" w:rsidRDefault="008F13A3" w:rsidP="008F13A3">
      <w:pPr>
        <w:rPr>
          <w:rFonts w:cstheme="minorHAnsi"/>
        </w:rPr>
      </w:pPr>
      <w:r w:rsidRPr="001803C5">
        <w:rPr>
          <w:rFonts w:cstheme="minorHAnsi"/>
        </w:rPr>
        <w:t xml:space="preserve">List of components </w:t>
      </w:r>
      <w:r w:rsidR="00CF458E" w:rsidRPr="001803C5">
        <w:rPr>
          <w:rFonts w:cstheme="minorHAnsi"/>
        </w:rPr>
        <w:t xml:space="preserve">included in the COE starter kit. Some are included in the solution package, and others </w:t>
      </w:r>
      <w:r w:rsidR="0020051F">
        <w:rPr>
          <w:rFonts w:cstheme="minorHAnsi"/>
        </w:rPr>
        <w:t>live just outside of the package.</w:t>
      </w:r>
    </w:p>
    <w:p w14:paraId="1CDEB9DA" w14:textId="4D0D20E4" w:rsidR="00AD662A" w:rsidRPr="00347289" w:rsidRDefault="00AD662A" w:rsidP="00347289">
      <w:pPr>
        <w:pStyle w:val="Heading2"/>
      </w:pPr>
      <w:bookmarkStart w:id="9" w:name="_Toc10827355"/>
      <w:r w:rsidRPr="001803C5">
        <w:t>Common Data Service Entities</w:t>
      </w:r>
      <w:bookmarkEnd w:id="9"/>
    </w:p>
    <w:p w14:paraId="0BB3AC03" w14:textId="16194FFA" w:rsidR="00032383" w:rsidRDefault="00032383" w:rsidP="00032383">
      <w:pPr>
        <w:rPr>
          <w:rFonts w:cstheme="minorHAnsi"/>
        </w:rPr>
      </w:pPr>
      <w:r w:rsidRPr="001803C5">
        <w:rPr>
          <w:rFonts w:cstheme="minorHAnsi"/>
        </w:rPr>
        <w:t>These entities are defined in the solution package.</w:t>
      </w:r>
    </w:p>
    <w:p w14:paraId="684A47C7" w14:textId="170B3484" w:rsidR="00D60A5C" w:rsidRPr="00D60A5C" w:rsidRDefault="00430053" w:rsidP="00430053">
      <w:pPr>
        <w:pStyle w:val="Subtitle"/>
      </w:pPr>
      <w:r>
        <w:t xml:space="preserve">Note: </w:t>
      </w:r>
      <w:r w:rsidR="00D60A5C">
        <w:t>Where the data comes from</w:t>
      </w:r>
      <w:r>
        <w:t xml:space="preserve">? </w:t>
      </w:r>
      <w:r w:rsidR="00D60A5C">
        <w:t xml:space="preserve">The Flow called “Admin | Sync Template” iterates through the resources in the tenant (Environments, Apps, Flows, Connectors) using the admin connectors. </w:t>
      </w:r>
    </w:p>
    <w:p w14:paraId="172E5023" w14:textId="6632E6AE" w:rsidR="00AD662A" w:rsidRPr="00EA054B" w:rsidRDefault="00AD662A" w:rsidP="00EA054B">
      <w:pPr>
        <w:pStyle w:val="Heading3"/>
      </w:pPr>
      <w:bookmarkStart w:id="10" w:name="_Toc10827356"/>
      <w:r w:rsidRPr="001803C5">
        <w:t>Environments</w:t>
      </w:r>
      <w:bookmarkEnd w:id="10"/>
    </w:p>
    <w:p w14:paraId="484BBB10" w14:textId="20D4FECA" w:rsidR="00332FFD" w:rsidRPr="001803C5" w:rsidRDefault="00DA1BF3" w:rsidP="00332FFD">
      <w:pPr>
        <w:rPr>
          <w:rFonts w:cstheme="minorHAnsi"/>
        </w:rPr>
      </w:pPr>
      <w:r w:rsidRPr="001803C5">
        <w:rPr>
          <w:rFonts w:cstheme="minorHAnsi"/>
        </w:rPr>
        <w:t xml:space="preserve">Represents the Environment object, which contains PowerApps, </w:t>
      </w:r>
      <w:r w:rsidR="00C95DDA">
        <w:rPr>
          <w:rFonts w:cstheme="minorHAnsi"/>
        </w:rPr>
        <w:t>Flow</w:t>
      </w:r>
      <w:r w:rsidRPr="001803C5">
        <w:rPr>
          <w:rFonts w:cstheme="minorHAnsi"/>
        </w:rPr>
        <w:t xml:space="preserve">s and Connectors. </w:t>
      </w:r>
    </w:p>
    <w:p w14:paraId="7C4AA5ED" w14:textId="7E0A748C" w:rsidR="00AD662A" w:rsidRPr="001803C5" w:rsidRDefault="00AD662A" w:rsidP="008F13A3">
      <w:pPr>
        <w:pStyle w:val="Heading3"/>
        <w:rPr>
          <w:rFonts w:asciiTheme="minorHAnsi" w:hAnsiTheme="minorHAnsi" w:cstheme="minorHAnsi"/>
        </w:rPr>
      </w:pPr>
      <w:bookmarkStart w:id="11" w:name="_Toc10827357"/>
      <w:r w:rsidRPr="001803C5">
        <w:rPr>
          <w:rFonts w:asciiTheme="minorHAnsi" w:hAnsiTheme="minorHAnsi" w:cstheme="minorHAnsi"/>
        </w:rPr>
        <w:t>PowerApps Apps</w:t>
      </w:r>
      <w:bookmarkEnd w:id="11"/>
    </w:p>
    <w:p w14:paraId="72260E80" w14:textId="62E68A86" w:rsidR="00F444E0" w:rsidRPr="001803C5" w:rsidRDefault="00F444E0" w:rsidP="00F444E0">
      <w:pPr>
        <w:rPr>
          <w:rFonts w:cstheme="minorHAnsi"/>
        </w:rPr>
      </w:pPr>
      <w:r w:rsidRPr="001803C5">
        <w:rPr>
          <w:rFonts w:cstheme="minorHAnsi"/>
        </w:rPr>
        <w:t>Represents a PowerApps App.</w:t>
      </w:r>
    </w:p>
    <w:p w14:paraId="2ED978BC" w14:textId="7FDA07A7" w:rsidR="00AD662A" w:rsidRPr="001803C5" w:rsidRDefault="00C95DDA" w:rsidP="008F13A3">
      <w:pPr>
        <w:pStyle w:val="Heading3"/>
        <w:rPr>
          <w:rFonts w:asciiTheme="minorHAnsi" w:hAnsiTheme="minorHAnsi" w:cstheme="minorHAnsi"/>
        </w:rPr>
      </w:pPr>
      <w:bookmarkStart w:id="12" w:name="_Toc10827358"/>
      <w:r>
        <w:rPr>
          <w:rFonts w:asciiTheme="minorHAnsi" w:hAnsiTheme="minorHAnsi" w:cstheme="minorHAnsi"/>
        </w:rPr>
        <w:t>Flow</w:t>
      </w:r>
      <w:r w:rsidR="00AD662A" w:rsidRPr="001803C5">
        <w:rPr>
          <w:rFonts w:asciiTheme="minorHAnsi" w:hAnsiTheme="minorHAnsi" w:cstheme="minorHAnsi"/>
        </w:rPr>
        <w:t>s</w:t>
      </w:r>
      <w:bookmarkEnd w:id="12"/>
    </w:p>
    <w:p w14:paraId="06B25B61" w14:textId="2E59D3E7" w:rsidR="00095B6C" w:rsidRPr="001803C5" w:rsidRDefault="00095B6C" w:rsidP="00095B6C">
      <w:pPr>
        <w:rPr>
          <w:rFonts w:cstheme="minorHAnsi"/>
        </w:rPr>
      </w:pPr>
      <w:r w:rsidRPr="001803C5">
        <w:rPr>
          <w:rFonts w:cstheme="minorHAnsi"/>
        </w:rPr>
        <w:t xml:space="preserve">Represents a </w:t>
      </w:r>
      <w:r w:rsidR="00C95DDA">
        <w:rPr>
          <w:rFonts w:cstheme="minorHAnsi"/>
        </w:rPr>
        <w:t>Flow</w:t>
      </w:r>
      <w:r w:rsidRPr="001803C5">
        <w:rPr>
          <w:rFonts w:cstheme="minorHAnsi"/>
        </w:rPr>
        <w:t>.</w:t>
      </w:r>
    </w:p>
    <w:p w14:paraId="279A4698" w14:textId="27D67236" w:rsidR="00AD662A" w:rsidRPr="001803C5" w:rsidRDefault="0056413A" w:rsidP="008F13A3">
      <w:pPr>
        <w:pStyle w:val="Heading3"/>
        <w:rPr>
          <w:rFonts w:asciiTheme="minorHAnsi" w:hAnsiTheme="minorHAnsi" w:cstheme="minorHAnsi"/>
        </w:rPr>
      </w:pPr>
      <w:bookmarkStart w:id="13" w:name="_Toc10827359"/>
      <w:r w:rsidRPr="001803C5">
        <w:rPr>
          <w:rFonts w:asciiTheme="minorHAnsi" w:hAnsiTheme="minorHAnsi" w:cstheme="minorHAnsi"/>
        </w:rPr>
        <w:t>Connectors</w:t>
      </w:r>
      <w:bookmarkEnd w:id="13"/>
    </w:p>
    <w:p w14:paraId="68E8590E" w14:textId="03533E8A" w:rsidR="00656164" w:rsidRPr="001803C5" w:rsidRDefault="00656164" w:rsidP="00656164">
      <w:pPr>
        <w:rPr>
          <w:rFonts w:cstheme="minorHAnsi"/>
        </w:rPr>
      </w:pPr>
      <w:r w:rsidRPr="001803C5">
        <w:rPr>
          <w:rFonts w:cstheme="minorHAnsi"/>
        </w:rPr>
        <w:t>Represents a standard or custom connector.</w:t>
      </w:r>
    </w:p>
    <w:p w14:paraId="6B88ADDF" w14:textId="223C7369" w:rsidR="00656164" w:rsidRPr="001803C5" w:rsidRDefault="00656164" w:rsidP="00656164">
      <w:pPr>
        <w:pStyle w:val="Heading3"/>
        <w:rPr>
          <w:rFonts w:asciiTheme="minorHAnsi" w:hAnsiTheme="minorHAnsi" w:cstheme="minorHAnsi"/>
        </w:rPr>
      </w:pPr>
      <w:bookmarkStart w:id="14" w:name="_Toc10827360"/>
      <w:r w:rsidRPr="001803C5">
        <w:rPr>
          <w:rFonts w:asciiTheme="minorHAnsi" w:hAnsiTheme="minorHAnsi" w:cstheme="minorHAnsi"/>
        </w:rPr>
        <w:t>Connection References</w:t>
      </w:r>
      <w:bookmarkEnd w:id="14"/>
    </w:p>
    <w:p w14:paraId="04243E0B" w14:textId="265A8CF0" w:rsidR="00E205A4" w:rsidRPr="001803C5" w:rsidRDefault="00E205A4" w:rsidP="00E205A4">
      <w:pPr>
        <w:rPr>
          <w:rFonts w:cstheme="minorHAnsi"/>
        </w:rPr>
      </w:pPr>
      <w:r w:rsidRPr="001803C5">
        <w:rPr>
          <w:rFonts w:cstheme="minorHAnsi"/>
        </w:rPr>
        <w:t xml:space="preserve">Represents a connection used in a PowerApp or </w:t>
      </w:r>
      <w:r w:rsidR="00C95DDA">
        <w:rPr>
          <w:rFonts w:cstheme="minorHAnsi"/>
        </w:rPr>
        <w:t>Flow</w:t>
      </w:r>
      <w:r w:rsidRPr="001803C5">
        <w:rPr>
          <w:rFonts w:cstheme="minorHAnsi"/>
        </w:rPr>
        <w:t>.</w:t>
      </w:r>
    </w:p>
    <w:p w14:paraId="1812C979" w14:textId="7735544F" w:rsidR="0056413A" w:rsidRPr="001803C5" w:rsidRDefault="0056413A" w:rsidP="008F13A3">
      <w:pPr>
        <w:pStyle w:val="Heading3"/>
        <w:rPr>
          <w:rFonts w:asciiTheme="minorHAnsi" w:hAnsiTheme="minorHAnsi" w:cstheme="minorHAnsi"/>
        </w:rPr>
      </w:pPr>
      <w:bookmarkStart w:id="15" w:name="_Toc10827361"/>
      <w:r w:rsidRPr="001803C5">
        <w:rPr>
          <w:rFonts w:asciiTheme="minorHAnsi" w:hAnsiTheme="minorHAnsi" w:cstheme="minorHAnsi"/>
        </w:rPr>
        <w:t>Makers</w:t>
      </w:r>
      <w:bookmarkEnd w:id="15"/>
    </w:p>
    <w:p w14:paraId="53F064DE" w14:textId="249A1ED9" w:rsidR="00F84175" w:rsidRPr="001803C5" w:rsidRDefault="00F84175" w:rsidP="00F84175">
      <w:pPr>
        <w:rPr>
          <w:rFonts w:cstheme="minorHAnsi"/>
        </w:rPr>
      </w:pPr>
      <w:r w:rsidRPr="001803C5">
        <w:rPr>
          <w:rFonts w:cstheme="minorHAnsi"/>
        </w:rPr>
        <w:t xml:space="preserve">Represents a user who has created a PowerApp, </w:t>
      </w:r>
      <w:r w:rsidR="00C95DDA">
        <w:rPr>
          <w:rFonts w:cstheme="minorHAnsi"/>
        </w:rPr>
        <w:t>Flow</w:t>
      </w:r>
      <w:r w:rsidRPr="001803C5">
        <w:rPr>
          <w:rFonts w:cstheme="minorHAnsi"/>
        </w:rPr>
        <w:t xml:space="preserve">, </w:t>
      </w:r>
      <w:r w:rsidR="00E574F6" w:rsidRPr="001803C5">
        <w:rPr>
          <w:rFonts w:cstheme="minorHAnsi"/>
        </w:rPr>
        <w:t xml:space="preserve">Custom </w:t>
      </w:r>
      <w:r w:rsidRPr="001803C5">
        <w:rPr>
          <w:rFonts w:cstheme="minorHAnsi"/>
        </w:rPr>
        <w:t>Connector or Environment.</w:t>
      </w:r>
    </w:p>
    <w:p w14:paraId="647BDABD" w14:textId="7D5CD8A7" w:rsidR="0056413A" w:rsidRPr="001803C5" w:rsidRDefault="0056413A" w:rsidP="008F13A3">
      <w:pPr>
        <w:pStyle w:val="Heading3"/>
        <w:rPr>
          <w:rFonts w:asciiTheme="minorHAnsi" w:hAnsiTheme="minorHAnsi" w:cstheme="minorHAnsi"/>
        </w:rPr>
      </w:pPr>
      <w:bookmarkStart w:id="16" w:name="_Toc10827362"/>
      <w:r w:rsidRPr="001803C5">
        <w:rPr>
          <w:rFonts w:asciiTheme="minorHAnsi" w:hAnsiTheme="minorHAnsi" w:cstheme="minorHAnsi"/>
        </w:rPr>
        <w:t>Audit Logs</w:t>
      </w:r>
      <w:bookmarkEnd w:id="16"/>
    </w:p>
    <w:p w14:paraId="034DBACE" w14:textId="77777777" w:rsidR="00C11F4F" w:rsidRDefault="001D4518" w:rsidP="00B374A4">
      <w:pPr>
        <w:rPr>
          <w:rFonts w:cstheme="minorHAnsi"/>
        </w:rPr>
      </w:pPr>
      <w:r w:rsidRPr="001803C5">
        <w:rPr>
          <w:rFonts w:cstheme="minorHAnsi"/>
        </w:rPr>
        <w:t xml:space="preserve">Represents </w:t>
      </w:r>
      <w:r w:rsidR="00C11F4F">
        <w:rPr>
          <w:rFonts w:cstheme="minorHAnsi"/>
        </w:rPr>
        <w:t xml:space="preserve">session details for PowerApps. </w:t>
      </w:r>
    </w:p>
    <w:p w14:paraId="1ADCBBBD" w14:textId="77777777" w:rsidR="006D0E77" w:rsidRDefault="006D0E77" w:rsidP="004D6CFD">
      <w:pPr>
        <w:pStyle w:val="Heading4"/>
      </w:pPr>
      <w:r>
        <w:t>Where the data comes from</w:t>
      </w:r>
    </w:p>
    <w:p w14:paraId="6DF07D5F" w14:textId="19E078A6" w:rsidR="00B374A4" w:rsidRPr="001803C5" w:rsidRDefault="00C11F4F" w:rsidP="00B374A4">
      <w:pPr>
        <w:rPr>
          <w:rFonts w:cstheme="minorHAnsi"/>
        </w:rPr>
      </w:pPr>
      <w:r>
        <w:rPr>
          <w:rFonts w:cstheme="minorHAnsi"/>
        </w:rPr>
        <w:t>T</w:t>
      </w:r>
      <w:r w:rsidR="001D4518" w:rsidRPr="001803C5">
        <w:rPr>
          <w:rFonts w:cstheme="minorHAnsi"/>
        </w:rPr>
        <w:t xml:space="preserve">he </w:t>
      </w:r>
      <w:r w:rsidR="00DC4912" w:rsidRPr="001803C5">
        <w:rPr>
          <w:rFonts w:cstheme="minorHAnsi"/>
        </w:rPr>
        <w:t>Office 365 Audit Logs</w:t>
      </w:r>
      <w:r w:rsidR="004D6CFD">
        <w:rPr>
          <w:rFonts w:cstheme="minorHAnsi"/>
        </w:rPr>
        <w:t xml:space="preserve">. The custom connector included in the kit will provide programmatic access to these logs, and the </w:t>
      </w:r>
      <w:r w:rsidR="00C95DDA">
        <w:rPr>
          <w:rFonts w:cstheme="minorHAnsi"/>
        </w:rPr>
        <w:t>Flow</w:t>
      </w:r>
      <w:r w:rsidR="004D6CFD">
        <w:rPr>
          <w:rFonts w:cstheme="minorHAnsi"/>
        </w:rPr>
        <w:t xml:space="preserve"> called ‘Sync | Audit Logs’ will </w:t>
      </w:r>
      <w:r w:rsidR="007F438D">
        <w:rPr>
          <w:rFonts w:cstheme="minorHAnsi"/>
        </w:rPr>
        <w:t>populate this entity.</w:t>
      </w:r>
    </w:p>
    <w:p w14:paraId="6D95A131" w14:textId="1C9DE9E8" w:rsidR="0056413A" w:rsidRPr="001803C5" w:rsidRDefault="0056413A" w:rsidP="008F13A3">
      <w:pPr>
        <w:pStyle w:val="Heading3"/>
        <w:rPr>
          <w:rFonts w:asciiTheme="minorHAnsi" w:hAnsiTheme="minorHAnsi" w:cstheme="minorHAnsi"/>
        </w:rPr>
      </w:pPr>
      <w:bookmarkStart w:id="17" w:name="_Toc10827363"/>
      <w:r w:rsidRPr="001803C5">
        <w:rPr>
          <w:rFonts w:asciiTheme="minorHAnsi" w:hAnsiTheme="minorHAnsi" w:cstheme="minorHAnsi"/>
        </w:rPr>
        <w:lastRenderedPageBreak/>
        <w:t>COE Settings</w:t>
      </w:r>
      <w:bookmarkEnd w:id="17"/>
    </w:p>
    <w:p w14:paraId="3E0F5CEB" w14:textId="25402959" w:rsidR="003602B5" w:rsidRDefault="00247A78" w:rsidP="00247A78">
      <w:pPr>
        <w:rPr>
          <w:rFonts w:cstheme="minorHAnsi"/>
        </w:rPr>
      </w:pPr>
      <w:r w:rsidRPr="001803C5">
        <w:rPr>
          <w:rFonts w:cstheme="minorHAnsi"/>
        </w:rPr>
        <w:t>Settings configurations live in a record here.</w:t>
      </w:r>
      <w:r w:rsidR="00F11F51">
        <w:rPr>
          <w:rFonts w:cstheme="minorHAnsi"/>
        </w:rPr>
        <w:t xml:space="preserve"> This is an important </w:t>
      </w:r>
      <w:r w:rsidR="00297D14">
        <w:rPr>
          <w:rFonts w:cstheme="minorHAnsi"/>
        </w:rPr>
        <w:t xml:space="preserve">entity to populate data into during the setup process, </w:t>
      </w:r>
      <w:r w:rsidR="00F11F51">
        <w:rPr>
          <w:rFonts w:cstheme="minorHAnsi"/>
        </w:rPr>
        <w:t xml:space="preserve">because it contains details that are </w:t>
      </w:r>
      <w:r w:rsidR="00B54828">
        <w:rPr>
          <w:rFonts w:cstheme="minorHAnsi"/>
        </w:rPr>
        <w:t xml:space="preserve">important for </w:t>
      </w:r>
      <w:r w:rsidR="00BA3836">
        <w:rPr>
          <w:rFonts w:cstheme="minorHAnsi"/>
        </w:rPr>
        <w:t xml:space="preserve">configuring </w:t>
      </w:r>
      <w:r w:rsidR="00B54828">
        <w:rPr>
          <w:rFonts w:cstheme="minorHAnsi"/>
        </w:rPr>
        <w:t xml:space="preserve">the </w:t>
      </w:r>
      <w:r w:rsidR="00E57E73">
        <w:rPr>
          <w:rFonts w:cstheme="minorHAnsi"/>
        </w:rPr>
        <w:t xml:space="preserve">branding and support aspect of the </w:t>
      </w:r>
      <w:r w:rsidR="006743F1">
        <w:rPr>
          <w:rFonts w:cstheme="minorHAnsi"/>
        </w:rPr>
        <w:t>solution</w:t>
      </w:r>
      <w:del w:id="18" w:author="Denise Moran" w:date="2019-06-08T01:36:00Z">
        <w:r w:rsidR="006743F1" w:rsidDel="00F63762">
          <w:rPr>
            <w:rFonts w:cstheme="minorHAnsi"/>
          </w:rPr>
          <w:delText>.</w:delText>
        </w:r>
      </w:del>
    </w:p>
    <w:p w14:paraId="0690A1E2" w14:textId="1BF342BF" w:rsidR="003A74EB" w:rsidRPr="001803C5" w:rsidDel="00F63762" w:rsidRDefault="003A74EB" w:rsidP="003A74EB">
      <w:pPr>
        <w:pStyle w:val="Heading4"/>
        <w:rPr>
          <w:del w:id="19" w:author="Denise Moran" w:date="2019-06-08T01:35:00Z"/>
          <w:rFonts w:asciiTheme="minorHAnsi" w:hAnsiTheme="minorHAnsi" w:cstheme="minorHAnsi"/>
        </w:rPr>
      </w:pPr>
      <w:del w:id="20" w:author="Denise Moran" w:date="2019-06-08T01:35:00Z">
        <w:r w:rsidRPr="001803C5" w:rsidDel="00F63762">
          <w:rPr>
            <w:rFonts w:asciiTheme="minorHAnsi" w:hAnsiTheme="minorHAnsi" w:cstheme="minorHAnsi"/>
          </w:rPr>
          <w:delText>Schema</w:delText>
        </w:r>
      </w:del>
    </w:p>
    <w:tbl>
      <w:tblPr>
        <w:tblStyle w:val="TableGrid"/>
        <w:tblW w:w="5000" w:type="pct"/>
        <w:tblLook w:val="04A0" w:firstRow="1" w:lastRow="0" w:firstColumn="1" w:lastColumn="0" w:noHBand="0" w:noVBand="1"/>
      </w:tblPr>
      <w:tblGrid>
        <w:gridCol w:w="3055"/>
        <w:gridCol w:w="1801"/>
        <w:gridCol w:w="4494"/>
      </w:tblGrid>
      <w:tr w:rsidR="003A74EB" w:rsidRPr="001803C5" w:rsidDel="00F63762" w14:paraId="68E825A2" w14:textId="043DE51B" w:rsidTr="00763F58">
        <w:trPr>
          <w:del w:id="21" w:author="Denise Moran" w:date="2019-06-08T01:35:00Z"/>
        </w:trPr>
        <w:tc>
          <w:tcPr>
            <w:tcW w:w="1634" w:type="pct"/>
            <w:shd w:val="clear" w:color="auto" w:fill="000000" w:themeFill="text1"/>
          </w:tcPr>
          <w:p w14:paraId="759F091B" w14:textId="63E76284" w:rsidR="003A74EB" w:rsidRPr="001803C5" w:rsidDel="00F63762" w:rsidRDefault="003A74EB" w:rsidP="00336565">
            <w:pPr>
              <w:rPr>
                <w:del w:id="22" w:author="Denise Moran" w:date="2019-06-08T01:35:00Z"/>
                <w:rFonts w:cstheme="minorHAnsi"/>
                <w:sz w:val="20"/>
                <w:szCs w:val="20"/>
              </w:rPr>
            </w:pPr>
            <w:del w:id="23" w:author="Denise Moran" w:date="2019-06-08T01:35:00Z">
              <w:r w:rsidRPr="001803C5" w:rsidDel="00F63762">
                <w:rPr>
                  <w:rFonts w:cstheme="minorHAnsi"/>
                  <w:sz w:val="20"/>
                  <w:szCs w:val="20"/>
                </w:rPr>
                <w:delText>Field Display Name</w:delText>
              </w:r>
            </w:del>
          </w:p>
        </w:tc>
        <w:tc>
          <w:tcPr>
            <w:tcW w:w="963" w:type="pct"/>
            <w:shd w:val="clear" w:color="auto" w:fill="000000" w:themeFill="text1"/>
          </w:tcPr>
          <w:p w14:paraId="712D3EE0" w14:textId="30C942B8" w:rsidR="003A74EB" w:rsidRPr="001803C5" w:rsidDel="00F63762" w:rsidRDefault="003A74EB" w:rsidP="00336565">
            <w:pPr>
              <w:rPr>
                <w:del w:id="24" w:author="Denise Moran" w:date="2019-06-08T01:35:00Z"/>
                <w:rFonts w:cstheme="minorHAnsi"/>
                <w:sz w:val="20"/>
                <w:szCs w:val="20"/>
              </w:rPr>
            </w:pPr>
            <w:del w:id="25" w:author="Denise Moran" w:date="2019-06-08T01:35:00Z">
              <w:r w:rsidRPr="001803C5" w:rsidDel="00F63762">
                <w:rPr>
                  <w:rFonts w:cstheme="minorHAnsi"/>
                  <w:sz w:val="20"/>
                  <w:szCs w:val="20"/>
                </w:rPr>
                <w:delText>Type</w:delText>
              </w:r>
            </w:del>
          </w:p>
        </w:tc>
        <w:tc>
          <w:tcPr>
            <w:tcW w:w="2403" w:type="pct"/>
            <w:shd w:val="clear" w:color="auto" w:fill="000000" w:themeFill="text1"/>
          </w:tcPr>
          <w:p w14:paraId="6FD21122" w14:textId="1A387DC6" w:rsidR="003A74EB" w:rsidRPr="001803C5" w:rsidDel="00F63762" w:rsidRDefault="003A74EB" w:rsidP="00336565">
            <w:pPr>
              <w:rPr>
                <w:del w:id="26" w:author="Denise Moran" w:date="2019-06-08T01:35:00Z"/>
                <w:rFonts w:cstheme="minorHAnsi"/>
                <w:sz w:val="20"/>
                <w:szCs w:val="20"/>
              </w:rPr>
            </w:pPr>
            <w:del w:id="27" w:author="Denise Moran" w:date="2019-06-08T01:35:00Z">
              <w:r w:rsidRPr="001803C5" w:rsidDel="00F63762">
                <w:rPr>
                  <w:rFonts w:cstheme="minorHAnsi"/>
                  <w:sz w:val="20"/>
                  <w:szCs w:val="20"/>
                </w:rPr>
                <w:delText>Description</w:delText>
              </w:r>
            </w:del>
          </w:p>
        </w:tc>
      </w:tr>
      <w:tr w:rsidR="003A74EB" w:rsidRPr="001803C5" w:rsidDel="00F63762" w14:paraId="7E5726A2" w14:textId="2795D9B1" w:rsidTr="00763F58">
        <w:trPr>
          <w:del w:id="28" w:author="Denise Moran" w:date="2019-06-08T01:35:00Z"/>
        </w:trPr>
        <w:tc>
          <w:tcPr>
            <w:tcW w:w="1634" w:type="pct"/>
          </w:tcPr>
          <w:p w14:paraId="2CF8A16D" w14:textId="503C1AA7" w:rsidR="003A74EB" w:rsidRPr="001803C5" w:rsidDel="00F63762" w:rsidRDefault="00315394" w:rsidP="00336565">
            <w:pPr>
              <w:rPr>
                <w:del w:id="29" w:author="Denise Moran" w:date="2019-06-08T01:35:00Z"/>
                <w:rFonts w:cstheme="minorHAnsi"/>
                <w:sz w:val="20"/>
                <w:szCs w:val="20"/>
              </w:rPr>
            </w:pPr>
            <w:del w:id="30" w:author="Denise Moran" w:date="2019-06-08T01:35:00Z">
              <w:r w:rsidDel="00F63762">
                <w:rPr>
                  <w:rFonts w:cstheme="minorHAnsi"/>
                  <w:sz w:val="20"/>
                  <w:szCs w:val="20"/>
                </w:rPr>
                <w:delText>Brand Logo</w:delText>
              </w:r>
            </w:del>
          </w:p>
        </w:tc>
        <w:tc>
          <w:tcPr>
            <w:tcW w:w="963" w:type="pct"/>
          </w:tcPr>
          <w:p w14:paraId="5955A9D0" w14:textId="5E08F9EE" w:rsidR="003A74EB" w:rsidRPr="001803C5" w:rsidDel="00F63762" w:rsidRDefault="00315394" w:rsidP="00336565">
            <w:pPr>
              <w:rPr>
                <w:del w:id="31" w:author="Denise Moran" w:date="2019-06-08T01:35:00Z"/>
                <w:rFonts w:cstheme="minorHAnsi"/>
                <w:sz w:val="20"/>
                <w:szCs w:val="20"/>
              </w:rPr>
            </w:pPr>
            <w:del w:id="32" w:author="Denise Moran" w:date="2019-06-08T01:35:00Z">
              <w:r w:rsidDel="00F63762">
                <w:rPr>
                  <w:rFonts w:cstheme="minorHAnsi"/>
                  <w:sz w:val="20"/>
                  <w:szCs w:val="20"/>
                </w:rPr>
                <w:delText>URL</w:delText>
              </w:r>
            </w:del>
          </w:p>
        </w:tc>
        <w:tc>
          <w:tcPr>
            <w:tcW w:w="2403" w:type="pct"/>
          </w:tcPr>
          <w:p w14:paraId="46607AE3" w14:textId="71215A65" w:rsidR="003A74EB" w:rsidRPr="001803C5" w:rsidDel="00F63762" w:rsidRDefault="00315394" w:rsidP="00336565">
            <w:pPr>
              <w:rPr>
                <w:del w:id="33" w:author="Denise Moran" w:date="2019-06-08T01:35:00Z"/>
                <w:rFonts w:cstheme="minorHAnsi"/>
                <w:sz w:val="20"/>
                <w:szCs w:val="20"/>
              </w:rPr>
            </w:pPr>
            <w:del w:id="34" w:author="Denise Moran" w:date="2019-06-08T01:35:00Z">
              <w:r w:rsidDel="00F63762">
                <w:rPr>
                  <w:rFonts w:cstheme="minorHAnsi"/>
                  <w:sz w:val="20"/>
                  <w:szCs w:val="20"/>
                </w:rPr>
                <w:delText>Company logo, displayed in canvas apps and flows</w:delText>
              </w:r>
            </w:del>
          </w:p>
        </w:tc>
      </w:tr>
      <w:tr w:rsidR="003A74EB" w:rsidRPr="001803C5" w:rsidDel="00F63762" w14:paraId="71EEE389" w14:textId="34702A4C" w:rsidTr="00763F58">
        <w:trPr>
          <w:del w:id="35" w:author="Denise Moran" w:date="2019-06-08T01:35:00Z"/>
        </w:trPr>
        <w:tc>
          <w:tcPr>
            <w:tcW w:w="1634" w:type="pct"/>
          </w:tcPr>
          <w:p w14:paraId="707222B0" w14:textId="6A1E1E8C" w:rsidR="003A74EB" w:rsidRPr="001803C5" w:rsidDel="00F63762" w:rsidRDefault="00315394" w:rsidP="00336565">
            <w:pPr>
              <w:rPr>
                <w:del w:id="36" w:author="Denise Moran" w:date="2019-06-08T01:35:00Z"/>
                <w:rFonts w:cstheme="minorHAnsi"/>
                <w:sz w:val="20"/>
                <w:szCs w:val="20"/>
              </w:rPr>
            </w:pPr>
            <w:del w:id="37" w:author="Denise Moran" w:date="2019-06-08T01:35:00Z">
              <w:r w:rsidDel="00F63762">
                <w:rPr>
                  <w:rFonts w:cstheme="minorHAnsi"/>
                  <w:sz w:val="20"/>
                  <w:szCs w:val="20"/>
                </w:rPr>
                <w:delText>Brand Primary</w:delText>
              </w:r>
            </w:del>
          </w:p>
        </w:tc>
        <w:tc>
          <w:tcPr>
            <w:tcW w:w="963" w:type="pct"/>
          </w:tcPr>
          <w:p w14:paraId="65A9B44B" w14:textId="6CF16879" w:rsidR="003A74EB" w:rsidRPr="001803C5" w:rsidDel="00F63762" w:rsidRDefault="00315394" w:rsidP="00336565">
            <w:pPr>
              <w:rPr>
                <w:del w:id="38" w:author="Denise Moran" w:date="2019-06-08T01:35:00Z"/>
                <w:rFonts w:cstheme="minorHAnsi"/>
                <w:sz w:val="20"/>
                <w:szCs w:val="20"/>
              </w:rPr>
            </w:pPr>
            <w:del w:id="39" w:author="Denise Moran" w:date="2019-06-08T01:35:00Z">
              <w:r w:rsidDel="00F63762">
                <w:rPr>
                  <w:rFonts w:cstheme="minorHAnsi"/>
                  <w:sz w:val="20"/>
                  <w:szCs w:val="20"/>
                </w:rPr>
                <w:delText>Text</w:delText>
              </w:r>
            </w:del>
          </w:p>
        </w:tc>
        <w:tc>
          <w:tcPr>
            <w:tcW w:w="2403" w:type="pct"/>
          </w:tcPr>
          <w:p w14:paraId="3A7692EA" w14:textId="6AFE2F79" w:rsidR="003A74EB" w:rsidRPr="001803C5" w:rsidDel="00F63762" w:rsidRDefault="00763F58" w:rsidP="00336565">
            <w:pPr>
              <w:rPr>
                <w:del w:id="40" w:author="Denise Moran" w:date="2019-06-08T01:35:00Z"/>
                <w:rFonts w:cstheme="minorHAnsi"/>
                <w:sz w:val="20"/>
                <w:szCs w:val="20"/>
              </w:rPr>
            </w:pPr>
            <w:del w:id="41" w:author="Denise Moran" w:date="2019-06-08T01:35:00Z">
              <w:r w:rsidDel="00F63762">
                <w:rPr>
                  <w:rFonts w:cstheme="minorHAnsi"/>
                  <w:sz w:val="20"/>
                  <w:szCs w:val="20"/>
                </w:rPr>
                <w:delText>Primary color. Hex value (format: #FFFFFF)</w:delText>
              </w:r>
            </w:del>
          </w:p>
        </w:tc>
      </w:tr>
      <w:tr w:rsidR="00763F58" w:rsidRPr="001803C5" w:rsidDel="00F63762" w14:paraId="1BB47662" w14:textId="5F579F19" w:rsidTr="00763F58">
        <w:trPr>
          <w:del w:id="42" w:author="Denise Moran" w:date="2019-06-08T01:35:00Z"/>
        </w:trPr>
        <w:tc>
          <w:tcPr>
            <w:tcW w:w="1634" w:type="pct"/>
          </w:tcPr>
          <w:p w14:paraId="749BF860" w14:textId="59E854A9" w:rsidR="00763F58" w:rsidRPr="001803C5" w:rsidDel="00F63762" w:rsidRDefault="00763F58" w:rsidP="00763F58">
            <w:pPr>
              <w:rPr>
                <w:del w:id="43" w:author="Denise Moran" w:date="2019-06-08T01:35:00Z"/>
                <w:rFonts w:cstheme="minorHAnsi"/>
                <w:sz w:val="20"/>
                <w:szCs w:val="20"/>
              </w:rPr>
            </w:pPr>
            <w:del w:id="44" w:author="Denise Moran" w:date="2019-06-08T01:35:00Z">
              <w:r w:rsidDel="00F63762">
                <w:rPr>
                  <w:rFonts w:cstheme="minorHAnsi"/>
                  <w:sz w:val="20"/>
                  <w:szCs w:val="20"/>
                </w:rPr>
                <w:delText>Brand Secondary</w:delText>
              </w:r>
            </w:del>
          </w:p>
        </w:tc>
        <w:tc>
          <w:tcPr>
            <w:tcW w:w="963" w:type="pct"/>
          </w:tcPr>
          <w:p w14:paraId="1E947396" w14:textId="6C71D812" w:rsidR="00763F58" w:rsidRPr="001803C5" w:rsidDel="00F63762" w:rsidRDefault="00763F58" w:rsidP="00763F58">
            <w:pPr>
              <w:rPr>
                <w:del w:id="45" w:author="Denise Moran" w:date="2019-06-08T01:35:00Z"/>
                <w:rFonts w:cstheme="minorHAnsi"/>
                <w:sz w:val="20"/>
                <w:szCs w:val="20"/>
              </w:rPr>
            </w:pPr>
            <w:del w:id="46" w:author="Denise Moran" w:date="2019-06-08T01:35:00Z">
              <w:r w:rsidDel="00F63762">
                <w:rPr>
                  <w:rFonts w:cstheme="minorHAnsi"/>
                  <w:sz w:val="20"/>
                  <w:szCs w:val="20"/>
                </w:rPr>
                <w:delText>Text</w:delText>
              </w:r>
            </w:del>
          </w:p>
        </w:tc>
        <w:tc>
          <w:tcPr>
            <w:tcW w:w="2403" w:type="pct"/>
          </w:tcPr>
          <w:p w14:paraId="40230CF2" w14:textId="1A5238BE" w:rsidR="00763F58" w:rsidRPr="001803C5" w:rsidDel="00F63762" w:rsidRDefault="00763F58" w:rsidP="00763F58">
            <w:pPr>
              <w:rPr>
                <w:del w:id="47" w:author="Denise Moran" w:date="2019-06-08T01:35:00Z"/>
                <w:rFonts w:cstheme="minorHAnsi"/>
                <w:sz w:val="20"/>
                <w:szCs w:val="20"/>
              </w:rPr>
            </w:pPr>
            <w:del w:id="48" w:author="Denise Moran" w:date="2019-06-08T01:35:00Z">
              <w:r w:rsidDel="00F63762">
                <w:rPr>
                  <w:rFonts w:cstheme="minorHAnsi"/>
                  <w:sz w:val="20"/>
                  <w:szCs w:val="20"/>
                </w:rPr>
                <w:delText>Secondary color. Hex value (format: #FFFFFF)</w:delText>
              </w:r>
            </w:del>
          </w:p>
        </w:tc>
      </w:tr>
      <w:tr w:rsidR="00A14ED8" w:rsidRPr="001803C5" w:rsidDel="00F63762" w14:paraId="50B923A7" w14:textId="04BE579D" w:rsidTr="00763F58">
        <w:trPr>
          <w:del w:id="49" w:author="Denise Moran" w:date="2019-06-08T01:35:00Z"/>
        </w:trPr>
        <w:tc>
          <w:tcPr>
            <w:tcW w:w="1634" w:type="pct"/>
          </w:tcPr>
          <w:p w14:paraId="1A516DB9" w14:textId="1582EC90" w:rsidR="00A14ED8" w:rsidDel="00F63762" w:rsidRDefault="00BA7F94" w:rsidP="00763F58">
            <w:pPr>
              <w:rPr>
                <w:del w:id="50" w:author="Denise Moran" w:date="2019-06-08T01:35:00Z"/>
                <w:rFonts w:cstheme="minorHAnsi"/>
                <w:sz w:val="20"/>
                <w:szCs w:val="20"/>
              </w:rPr>
            </w:pPr>
            <w:del w:id="51" w:author="Denise Moran" w:date="2019-06-08T01:35:00Z">
              <w:r w:rsidDel="00F63762">
                <w:rPr>
                  <w:rFonts w:cstheme="minorHAnsi"/>
                  <w:sz w:val="20"/>
                  <w:szCs w:val="20"/>
                </w:rPr>
                <w:delText>Community Channel Link</w:delText>
              </w:r>
            </w:del>
          </w:p>
        </w:tc>
        <w:tc>
          <w:tcPr>
            <w:tcW w:w="963" w:type="pct"/>
          </w:tcPr>
          <w:p w14:paraId="40EB077B" w14:textId="2E21A331" w:rsidR="00A14ED8" w:rsidDel="00F63762" w:rsidRDefault="00BA7F94" w:rsidP="00763F58">
            <w:pPr>
              <w:rPr>
                <w:del w:id="52" w:author="Denise Moran" w:date="2019-06-08T01:35:00Z"/>
                <w:rFonts w:cstheme="minorHAnsi"/>
                <w:sz w:val="20"/>
                <w:szCs w:val="20"/>
              </w:rPr>
            </w:pPr>
            <w:del w:id="53" w:author="Denise Moran" w:date="2019-06-08T01:35:00Z">
              <w:r w:rsidDel="00F63762">
                <w:rPr>
                  <w:rFonts w:cstheme="minorHAnsi"/>
                  <w:sz w:val="20"/>
                  <w:szCs w:val="20"/>
                </w:rPr>
                <w:delText>URL</w:delText>
              </w:r>
            </w:del>
          </w:p>
        </w:tc>
        <w:tc>
          <w:tcPr>
            <w:tcW w:w="2403" w:type="pct"/>
          </w:tcPr>
          <w:p w14:paraId="138AD925" w14:textId="1B4D6F95" w:rsidR="00A14ED8" w:rsidDel="00F63762" w:rsidRDefault="00491397" w:rsidP="00763F58">
            <w:pPr>
              <w:rPr>
                <w:del w:id="54" w:author="Denise Moran" w:date="2019-06-08T01:35:00Z"/>
                <w:rFonts w:cstheme="minorHAnsi"/>
                <w:sz w:val="20"/>
                <w:szCs w:val="20"/>
              </w:rPr>
            </w:pPr>
            <w:del w:id="55" w:author="Denise Moran" w:date="2019-06-08T01:35:00Z">
              <w:r w:rsidDel="00F63762">
                <w:rPr>
                  <w:rFonts w:cstheme="minorHAnsi"/>
                  <w:sz w:val="20"/>
                  <w:szCs w:val="20"/>
                </w:rPr>
                <w:delText>Link to the company’s Yammer or Teams channel</w:delText>
              </w:r>
            </w:del>
          </w:p>
        </w:tc>
      </w:tr>
    </w:tbl>
    <w:p w14:paraId="30EA894A" w14:textId="77777777" w:rsidR="001F02E9" w:rsidRPr="001803C5" w:rsidRDefault="001F02E9" w:rsidP="4D8AFD2F">
      <w:pPr>
        <w:rPr>
          <w:rFonts w:cstheme="minorHAnsi"/>
        </w:rPr>
      </w:pPr>
      <w:bookmarkStart w:id="56" w:name="_GoBack"/>
      <w:bookmarkEnd w:id="56"/>
    </w:p>
    <w:p w14:paraId="1CFF435A" w14:textId="1D232D36" w:rsidR="00563CCC" w:rsidRPr="001803C5" w:rsidRDefault="00C95DDA" w:rsidP="008F13A3">
      <w:pPr>
        <w:pStyle w:val="Heading2"/>
        <w:rPr>
          <w:rFonts w:asciiTheme="minorHAnsi" w:hAnsiTheme="minorHAnsi" w:cstheme="minorHAnsi"/>
        </w:rPr>
      </w:pPr>
      <w:bookmarkStart w:id="57" w:name="_Toc10827364"/>
      <w:r>
        <w:rPr>
          <w:rFonts w:asciiTheme="minorHAnsi" w:hAnsiTheme="minorHAnsi" w:cstheme="minorHAnsi"/>
        </w:rPr>
        <w:t>Flow</w:t>
      </w:r>
      <w:r w:rsidR="00563CCC" w:rsidRPr="001803C5">
        <w:rPr>
          <w:rFonts w:asciiTheme="minorHAnsi" w:hAnsiTheme="minorHAnsi" w:cstheme="minorHAnsi"/>
        </w:rPr>
        <w:t>s</w:t>
      </w:r>
      <w:bookmarkEnd w:id="57"/>
    </w:p>
    <w:p w14:paraId="760EF99E" w14:textId="74CDF06C" w:rsidR="00456443" w:rsidRPr="001803C5" w:rsidRDefault="00456443" w:rsidP="00456443">
      <w:pPr>
        <w:rPr>
          <w:rFonts w:cstheme="minorHAnsi"/>
        </w:rPr>
      </w:pPr>
      <w:r w:rsidRPr="001803C5">
        <w:rPr>
          <w:rFonts w:cstheme="minorHAnsi"/>
        </w:rPr>
        <w:t xml:space="preserve">List of </w:t>
      </w:r>
      <w:r w:rsidR="00C95DDA">
        <w:rPr>
          <w:rFonts w:cstheme="minorHAnsi"/>
        </w:rPr>
        <w:t>Flow</w:t>
      </w:r>
      <w:r w:rsidRPr="001803C5">
        <w:rPr>
          <w:rFonts w:cstheme="minorHAnsi"/>
        </w:rPr>
        <w:t>s that come with the solution.</w:t>
      </w:r>
    </w:p>
    <w:p w14:paraId="0C7B59E6" w14:textId="4E784B9D" w:rsidR="00F8494A" w:rsidRPr="001803C5" w:rsidRDefault="00F8494A" w:rsidP="008F13A3">
      <w:pPr>
        <w:pStyle w:val="Heading3"/>
        <w:rPr>
          <w:rFonts w:asciiTheme="minorHAnsi" w:hAnsiTheme="minorHAnsi" w:cstheme="minorHAnsi"/>
        </w:rPr>
      </w:pPr>
      <w:bookmarkStart w:id="58" w:name="_Toc10827365"/>
      <w:r w:rsidRPr="001803C5">
        <w:rPr>
          <w:rFonts w:asciiTheme="minorHAnsi" w:hAnsiTheme="minorHAnsi" w:cstheme="minorHAnsi"/>
        </w:rPr>
        <w:t>Admin | Sync</w:t>
      </w:r>
      <w:bookmarkEnd w:id="58"/>
    </w:p>
    <w:p w14:paraId="77F99502" w14:textId="160C860C" w:rsidR="0050362B" w:rsidRPr="001803C5" w:rsidRDefault="00014EBE" w:rsidP="0050362B">
      <w:pPr>
        <w:rPr>
          <w:rFonts w:cstheme="minorHAnsi"/>
        </w:rPr>
      </w:pPr>
      <w:r w:rsidRPr="001803C5">
        <w:rPr>
          <w:rFonts w:cstheme="minorHAnsi"/>
        </w:rPr>
        <w:t xml:space="preserve">“Uber” sync </w:t>
      </w:r>
      <w:r w:rsidR="00C95DDA">
        <w:rPr>
          <w:rFonts w:cstheme="minorHAnsi"/>
        </w:rPr>
        <w:t>Flow</w:t>
      </w:r>
      <w:r w:rsidRPr="001803C5">
        <w:rPr>
          <w:rFonts w:cstheme="minorHAnsi"/>
        </w:rPr>
        <w:t xml:space="preserve"> that syncs resource data from the admin connectors to the CDS resource entities.</w:t>
      </w:r>
    </w:p>
    <w:p w14:paraId="2025F198" w14:textId="1AFE418A" w:rsidR="00244797" w:rsidRPr="001803C5" w:rsidRDefault="00244797" w:rsidP="00BB16E5">
      <w:pPr>
        <w:pStyle w:val="Heading3"/>
        <w:rPr>
          <w:rFonts w:asciiTheme="minorHAnsi" w:hAnsiTheme="minorHAnsi" w:cstheme="minorHAnsi"/>
        </w:rPr>
      </w:pPr>
      <w:bookmarkStart w:id="59" w:name="_Toc10827366"/>
      <w:r w:rsidRPr="001803C5">
        <w:rPr>
          <w:rFonts w:asciiTheme="minorHAnsi" w:hAnsiTheme="minorHAnsi" w:cstheme="minorHAnsi"/>
        </w:rPr>
        <w:t>Admin | Sync Audit Logs</w:t>
      </w:r>
      <w:bookmarkEnd w:id="59"/>
    </w:p>
    <w:p w14:paraId="55F19D31" w14:textId="1F688CC4" w:rsidR="00E1128E" w:rsidRPr="001803C5" w:rsidRDefault="00BB16E5" w:rsidP="00E1128E">
      <w:pPr>
        <w:rPr>
          <w:rFonts w:cstheme="minorHAnsi"/>
        </w:rPr>
      </w:pPr>
      <w:r w:rsidRPr="001803C5">
        <w:rPr>
          <w:rFonts w:cstheme="minorHAnsi"/>
        </w:rPr>
        <w:t>Uses the Office 365 Audit logs custom connector to write audit log data into the CDS Audit Log entity. This will generate a view of usage</w:t>
      </w:r>
      <w:r w:rsidR="00C300EF" w:rsidRPr="001803C5">
        <w:rPr>
          <w:rFonts w:cstheme="minorHAnsi"/>
        </w:rPr>
        <w:t xml:space="preserve"> for PowerApps.</w:t>
      </w:r>
    </w:p>
    <w:p w14:paraId="522D4E49" w14:textId="1999FC70" w:rsidR="002E7ACC" w:rsidRPr="001803C5" w:rsidRDefault="002E7ACC" w:rsidP="008F13A3">
      <w:pPr>
        <w:pStyle w:val="Heading3"/>
        <w:rPr>
          <w:rFonts w:asciiTheme="minorHAnsi" w:hAnsiTheme="minorHAnsi" w:cstheme="minorHAnsi"/>
        </w:rPr>
      </w:pPr>
      <w:bookmarkStart w:id="60" w:name="_Toc10827367"/>
      <w:r w:rsidRPr="001803C5">
        <w:rPr>
          <w:rFonts w:asciiTheme="minorHAnsi" w:hAnsiTheme="minorHAnsi" w:cstheme="minorHAnsi"/>
        </w:rPr>
        <w:t>Admin | Welcome Email</w:t>
      </w:r>
      <w:bookmarkEnd w:id="60"/>
    </w:p>
    <w:p w14:paraId="4376113B" w14:textId="26ACF6EE" w:rsidR="00033B35" w:rsidRPr="001803C5" w:rsidRDefault="00033B35" w:rsidP="00033B35">
      <w:pPr>
        <w:rPr>
          <w:rFonts w:cstheme="minorHAnsi"/>
        </w:rPr>
      </w:pPr>
      <w:r w:rsidRPr="001803C5">
        <w:rPr>
          <w:rFonts w:cstheme="minorHAnsi"/>
        </w:rPr>
        <w:t xml:space="preserve">Sends an email to a user who creates a PowerApp, </w:t>
      </w:r>
      <w:r w:rsidR="00C95DDA">
        <w:rPr>
          <w:rFonts w:cstheme="minorHAnsi"/>
        </w:rPr>
        <w:t>Flow</w:t>
      </w:r>
      <w:r w:rsidRPr="001803C5">
        <w:rPr>
          <w:rFonts w:cstheme="minorHAnsi"/>
        </w:rPr>
        <w:t xml:space="preserve">, Custom Connector or Environment </w:t>
      </w:r>
    </w:p>
    <w:p w14:paraId="402B7829" w14:textId="7685C671" w:rsidR="00F13573" w:rsidRPr="001803C5" w:rsidRDefault="00F13573" w:rsidP="008F13A3">
      <w:pPr>
        <w:pStyle w:val="Heading3"/>
        <w:rPr>
          <w:rFonts w:asciiTheme="minorHAnsi" w:hAnsiTheme="minorHAnsi" w:cstheme="minorHAnsi"/>
        </w:rPr>
      </w:pPr>
      <w:bookmarkStart w:id="61" w:name="_Toc10827368"/>
      <w:r w:rsidRPr="001803C5">
        <w:rPr>
          <w:rFonts w:asciiTheme="minorHAnsi" w:hAnsiTheme="minorHAnsi" w:cstheme="minorHAnsi"/>
        </w:rPr>
        <w:t xml:space="preserve">Admin | </w:t>
      </w:r>
      <w:r w:rsidR="00E76890" w:rsidRPr="001803C5">
        <w:rPr>
          <w:rFonts w:asciiTheme="minorHAnsi" w:hAnsiTheme="minorHAnsi" w:cstheme="minorHAnsi"/>
        </w:rPr>
        <w:t>Compliance detail request</w:t>
      </w:r>
      <w:bookmarkEnd w:id="61"/>
    </w:p>
    <w:p w14:paraId="051ACAAD" w14:textId="4349467F" w:rsidR="007F0C71" w:rsidRPr="001803C5" w:rsidRDefault="00C273EB" w:rsidP="007F0C71">
      <w:pPr>
        <w:rPr>
          <w:rFonts w:cstheme="minorHAnsi"/>
        </w:rPr>
      </w:pPr>
      <w:r w:rsidRPr="001803C5">
        <w:rPr>
          <w:rFonts w:cstheme="minorHAnsi"/>
        </w:rPr>
        <w:t>Sends an email to users who have PowerApps apps in the tenant who are not compliant with specific thresholds:</w:t>
      </w:r>
    </w:p>
    <w:p w14:paraId="6D22597D" w14:textId="7FBF3668" w:rsidR="00C273EB" w:rsidRPr="001803C5" w:rsidRDefault="00C273EB" w:rsidP="003C493F">
      <w:pPr>
        <w:pStyle w:val="ListParagraph"/>
        <w:numPr>
          <w:ilvl w:val="0"/>
          <w:numId w:val="8"/>
        </w:numPr>
        <w:rPr>
          <w:rFonts w:cstheme="minorHAnsi"/>
        </w:rPr>
      </w:pPr>
      <w:r w:rsidRPr="001803C5">
        <w:rPr>
          <w:rFonts w:cstheme="minorHAnsi"/>
        </w:rPr>
        <w:t xml:space="preserve">The </w:t>
      </w:r>
      <w:r w:rsidR="008C4D2B" w:rsidRPr="001803C5">
        <w:rPr>
          <w:rFonts w:cstheme="minorHAnsi"/>
        </w:rPr>
        <w:t>app is shared with &gt; 20 Users or at least 1 group and the business justification details have not been provided.</w:t>
      </w:r>
    </w:p>
    <w:p w14:paraId="65974178" w14:textId="6EA9D6A0" w:rsidR="009D76F2" w:rsidRDefault="009D76F2" w:rsidP="003C493F">
      <w:pPr>
        <w:pStyle w:val="ListParagraph"/>
        <w:numPr>
          <w:ilvl w:val="0"/>
          <w:numId w:val="8"/>
        </w:numPr>
        <w:rPr>
          <w:rFonts w:cstheme="minorHAnsi"/>
        </w:rPr>
      </w:pPr>
      <w:r w:rsidRPr="001803C5">
        <w:rPr>
          <w:rFonts w:cstheme="minorHAnsi"/>
        </w:rPr>
        <w:t>The app has business justification details provided but has not been published in 60 days or is missing a description.</w:t>
      </w:r>
    </w:p>
    <w:p w14:paraId="049B9EDB" w14:textId="21CF59BE" w:rsidR="00767C28" w:rsidRPr="001803C5" w:rsidRDefault="00767C28" w:rsidP="003C493F">
      <w:pPr>
        <w:pStyle w:val="ListParagraph"/>
        <w:numPr>
          <w:ilvl w:val="0"/>
          <w:numId w:val="8"/>
        </w:numPr>
        <w:rPr>
          <w:rFonts w:cstheme="minorHAnsi"/>
        </w:rPr>
      </w:pPr>
      <w:r>
        <w:rPr>
          <w:rFonts w:cstheme="minorHAnsi"/>
        </w:rPr>
        <w:t xml:space="preserve">The app has business justification details provided and has indicated high business </w:t>
      </w:r>
      <w:proofErr w:type="gramStart"/>
      <w:r>
        <w:rPr>
          <w:rFonts w:cstheme="minorHAnsi"/>
        </w:rPr>
        <w:t xml:space="preserve">impact, </w:t>
      </w:r>
      <w:r w:rsidR="0020643F">
        <w:rPr>
          <w:rFonts w:cstheme="minorHAnsi"/>
        </w:rPr>
        <w:t>and</w:t>
      </w:r>
      <w:proofErr w:type="gramEnd"/>
      <w:r w:rsidR="0020643F">
        <w:rPr>
          <w:rFonts w:cstheme="minorHAnsi"/>
        </w:rPr>
        <w:t xml:space="preserve"> has not submitted a mitigation plan to the attachments</w:t>
      </w:r>
      <w:r w:rsidR="00F01BE4">
        <w:rPr>
          <w:rFonts w:cstheme="minorHAnsi"/>
        </w:rPr>
        <w:t xml:space="preserve"> field.</w:t>
      </w:r>
    </w:p>
    <w:p w14:paraId="04546A70" w14:textId="5A2458B9" w:rsidR="00FA11A6" w:rsidRPr="001803C5" w:rsidRDefault="00FA11A6" w:rsidP="00FA11A6">
      <w:pPr>
        <w:rPr>
          <w:rFonts w:cstheme="minorHAnsi"/>
        </w:rPr>
      </w:pPr>
      <w:r w:rsidRPr="001803C5">
        <w:rPr>
          <w:rFonts w:cstheme="minorHAnsi"/>
        </w:rPr>
        <w:t xml:space="preserve">The </w:t>
      </w:r>
      <w:r w:rsidR="00C95DDA">
        <w:rPr>
          <w:rFonts w:cstheme="minorHAnsi"/>
        </w:rPr>
        <w:t>Flow</w:t>
      </w:r>
      <w:r w:rsidRPr="001803C5">
        <w:rPr>
          <w:rFonts w:cstheme="minorHAnsi"/>
        </w:rPr>
        <w:t xml:space="preserve"> has a template you can customize in the </w:t>
      </w:r>
      <w:r w:rsidR="00A02442" w:rsidRPr="001803C5">
        <w:rPr>
          <w:rFonts w:cstheme="minorHAnsi"/>
        </w:rPr>
        <w:t xml:space="preserve">email sent out by the </w:t>
      </w:r>
      <w:r w:rsidR="00C95DDA">
        <w:rPr>
          <w:rFonts w:cstheme="minorHAnsi"/>
        </w:rPr>
        <w:t>Flow</w:t>
      </w:r>
      <w:r w:rsidRPr="001803C5">
        <w:rPr>
          <w:rFonts w:cstheme="minorHAnsi"/>
        </w:rPr>
        <w:t xml:space="preserve">, but will otherwise </w:t>
      </w:r>
      <w:r w:rsidR="00CB5F1B" w:rsidRPr="001803C5">
        <w:rPr>
          <w:rFonts w:cstheme="minorHAnsi"/>
        </w:rPr>
        <w:t>look like the following</w:t>
      </w:r>
      <w:r w:rsidRPr="001803C5">
        <w:rPr>
          <w:rFonts w:cstheme="minorHAnsi"/>
        </w:rPr>
        <w:t>:</w:t>
      </w:r>
    </w:p>
    <w:p w14:paraId="70CAB609" w14:textId="5F07BD7C" w:rsidR="00165D39" w:rsidRPr="001803C5" w:rsidRDefault="00FA11A6" w:rsidP="00AC62B5">
      <w:pPr>
        <w:rPr>
          <w:rFonts w:cstheme="minorHAnsi"/>
        </w:rPr>
      </w:pPr>
      <w:r w:rsidRPr="001803C5">
        <w:rPr>
          <w:rFonts w:cstheme="minorHAnsi"/>
          <w:noProof/>
          <w:color w:val="2B579A"/>
          <w:shd w:val="clear" w:color="auto" w:fill="E6E6E6"/>
        </w:rPr>
        <w:lastRenderedPageBreak/>
        <w:drawing>
          <wp:inline distT="0" distB="0" distL="0" distR="0" wp14:anchorId="3903C198" wp14:editId="0FD47076">
            <wp:extent cx="3751453" cy="4037162"/>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397"/>
                    <a:stretch/>
                  </pic:blipFill>
                  <pic:spPr bwMode="auto">
                    <a:xfrm>
                      <a:off x="0" y="0"/>
                      <a:ext cx="3764761" cy="4051483"/>
                    </a:xfrm>
                    <a:prstGeom prst="rect">
                      <a:avLst/>
                    </a:prstGeom>
                    <a:ln>
                      <a:noFill/>
                    </a:ln>
                    <a:extLst>
                      <a:ext uri="{53640926-AAD7-44D8-BBD7-CCE9431645EC}">
                        <a14:shadowObscured xmlns:a14="http://schemas.microsoft.com/office/drawing/2010/main"/>
                      </a:ext>
                    </a:extLst>
                  </pic:spPr>
                </pic:pic>
              </a:graphicData>
            </a:graphic>
          </wp:inline>
        </w:drawing>
      </w:r>
    </w:p>
    <w:p w14:paraId="32184D8B" w14:textId="23A44A7F" w:rsidR="00563CCC" w:rsidRPr="00D534C2" w:rsidRDefault="00563CCC" w:rsidP="00D534C2">
      <w:pPr>
        <w:pStyle w:val="Heading2"/>
      </w:pPr>
      <w:bookmarkStart w:id="62" w:name="_Toc10827369"/>
      <w:r w:rsidRPr="001803C5">
        <w:t>Canvas Apps</w:t>
      </w:r>
      <w:bookmarkEnd w:id="62"/>
    </w:p>
    <w:p w14:paraId="47F881B8" w14:textId="20DF3347" w:rsidR="00FC555C" w:rsidRPr="00D534C2" w:rsidRDefault="00FC555C" w:rsidP="00D534C2">
      <w:pPr>
        <w:pStyle w:val="Heading3"/>
      </w:pPr>
      <w:bookmarkStart w:id="63" w:name="_Toc10827370"/>
      <w:r w:rsidRPr="001803C5">
        <w:t>Developer Compliance Center</w:t>
      </w:r>
      <w:bookmarkEnd w:id="63"/>
    </w:p>
    <w:p w14:paraId="2DBEEB62" w14:textId="31F1DD8F" w:rsidR="001E439A" w:rsidRPr="001803C5" w:rsidRDefault="001E439A" w:rsidP="001E439A">
      <w:pPr>
        <w:rPr>
          <w:rFonts w:cstheme="minorHAnsi"/>
        </w:rPr>
      </w:pPr>
      <w:r w:rsidRPr="001803C5">
        <w:rPr>
          <w:rFonts w:cstheme="minorHAnsi"/>
        </w:rPr>
        <w:t xml:space="preserve">This app is used </w:t>
      </w:r>
      <w:r w:rsidR="00A02AB5">
        <w:rPr>
          <w:rFonts w:cstheme="minorHAnsi"/>
        </w:rPr>
        <w:t xml:space="preserve">in the </w:t>
      </w:r>
      <w:r w:rsidR="007B7FAA">
        <w:rPr>
          <w:rFonts w:cstheme="minorHAnsi"/>
        </w:rPr>
        <w:t xml:space="preserve">PowerApps App Auditing Process as a tool for users </w:t>
      </w:r>
      <w:r w:rsidR="004230B2">
        <w:rPr>
          <w:rFonts w:cstheme="minorHAnsi"/>
        </w:rPr>
        <w:t xml:space="preserve">to </w:t>
      </w:r>
      <w:r w:rsidR="00FE1A80">
        <w:rPr>
          <w:rFonts w:cstheme="minorHAnsi"/>
        </w:rPr>
        <w:t xml:space="preserve">create and </w:t>
      </w:r>
    </w:p>
    <w:p w14:paraId="0E726F44" w14:textId="69E73A11" w:rsidR="009E45DF" w:rsidRDefault="009E45DF" w:rsidP="00D534C2">
      <w:pPr>
        <w:pStyle w:val="Heading3"/>
      </w:pPr>
      <w:bookmarkStart w:id="64" w:name="_Toc10827371"/>
      <w:r w:rsidRPr="001803C5">
        <w:t>App Catalog</w:t>
      </w:r>
      <w:bookmarkEnd w:id="64"/>
    </w:p>
    <w:p w14:paraId="66AB8D84" w14:textId="4DE6F43E" w:rsidR="005841EA" w:rsidRPr="005841EA" w:rsidRDefault="005841EA" w:rsidP="005841EA">
      <w:r>
        <w:t xml:space="preserve">Canvas app that gives access to </w:t>
      </w:r>
      <w:r w:rsidR="000C29ED">
        <w:t>the entire organization</w:t>
      </w:r>
      <w:r w:rsidR="00B01863">
        <w:t xml:space="preserve"> to make apps more discoverable.</w:t>
      </w:r>
      <w:r w:rsidR="003A59B7">
        <w:t xml:space="preserve"> Admins audit and validate certain apps which are graduated to the app catalog if the app is meant to be shared broadly.</w:t>
      </w:r>
    </w:p>
    <w:p w14:paraId="4468F387" w14:textId="5840EBC7" w:rsidR="00823803" w:rsidRDefault="00823803" w:rsidP="00D534C2">
      <w:pPr>
        <w:pStyle w:val="Heading3"/>
      </w:pPr>
      <w:bookmarkStart w:id="65" w:name="_Toc10827372"/>
      <w:r w:rsidRPr="001803C5">
        <w:t>DLP Editor</w:t>
      </w:r>
      <w:bookmarkEnd w:id="65"/>
    </w:p>
    <w:p w14:paraId="4DA20703" w14:textId="02CE3D19" w:rsidR="000E051A" w:rsidRDefault="000E051A" w:rsidP="000E051A">
      <w:r>
        <w:t xml:space="preserve">Canvas app that reads and updates DLP policies while showing </w:t>
      </w:r>
      <w:r w:rsidR="00B83ED9">
        <w:t>a list of apps that are affected by the policy</w:t>
      </w:r>
      <w:r w:rsidR="001A6672">
        <w:t xml:space="preserve"> configurations</w:t>
      </w:r>
      <w:r w:rsidR="00B83ED9">
        <w:t>.</w:t>
      </w:r>
    </w:p>
    <w:p w14:paraId="34B040BE" w14:textId="72C4D7FA" w:rsidR="00D95ADE" w:rsidRPr="000E051A" w:rsidRDefault="00D95ADE" w:rsidP="000E051A">
      <w:r w:rsidRPr="00D95ADE">
        <w:rPr>
          <w:noProof/>
          <w:color w:val="2B579A"/>
          <w:shd w:val="clear" w:color="auto" w:fill="E6E6E6"/>
        </w:rPr>
        <w:lastRenderedPageBreak/>
        <w:drawing>
          <wp:inline distT="0" distB="0" distL="0" distR="0" wp14:anchorId="049E99D2" wp14:editId="4F622381">
            <wp:extent cx="5943600" cy="3336290"/>
            <wp:effectExtent l="19050" t="19050" r="19050" b="16510"/>
            <wp:docPr id="17" name="Picture 3">
              <a:extLst xmlns:a="http://schemas.openxmlformats.org/drawingml/2006/main">
                <a:ext uri="{FF2B5EF4-FFF2-40B4-BE49-F238E27FC236}">
                  <a16:creationId xmlns:a16="http://schemas.microsoft.com/office/drawing/2014/main" id="{59EA63FE-F7A4-45CE-9C2A-70E19A3332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9EA63FE-F7A4-45CE-9C2A-70E19A33326F}"/>
                        </a:ext>
                      </a:extLst>
                    </pic:cNvPr>
                    <pic:cNvPicPr>
                      <a:picLocks noChangeAspect="1"/>
                    </pic:cNvPicPr>
                  </pic:nvPicPr>
                  <pic:blipFill>
                    <a:blip r:embed="rId20"/>
                    <a:stretch>
                      <a:fillRect/>
                    </a:stretch>
                  </pic:blipFill>
                  <pic:spPr>
                    <a:xfrm>
                      <a:off x="0" y="0"/>
                      <a:ext cx="5943600" cy="3336290"/>
                    </a:xfrm>
                    <a:prstGeom prst="rect">
                      <a:avLst/>
                    </a:prstGeom>
                    <a:ln>
                      <a:solidFill>
                        <a:schemeClr val="bg1">
                          <a:lumMod val="95000"/>
                        </a:schemeClr>
                      </a:solidFill>
                    </a:ln>
                  </pic:spPr>
                </pic:pic>
              </a:graphicData>
            </a:graphic>
          </wp:inline>
        </w:drawing>
      </w:r>
    </w:p>
    <w:p w14:paraId="3C5A10D9" w14:textId="77777777" w:rsidR="00514B0E" w:rsidRPr="001803C5" w:rsidRDefault="00514B0E" w:rsidP="00514B0E">
      <w:pPr>
        <w:rPr>
          <w:rFonts w:cstheme="minorHAnsi"/>
        </w:rPr>
      </w:pPr>
    </w:p>
    <w:p w14:paraId="3B369D11" w14:textId="479F2144" w:rsidR="00563CCC" w:rsidRPr="001803C5" w:rsidRDefault="00563CCC" w:rsidP="00514B0E">
      <w:pPr>
        <w:pStyle w:val="Heading2"/>
        <w:rPr>
          <w:rFonts w:asciiTheme="minorHAnsi" w:hAnsiTheme="minorHAnsi" w:cstheme="minorHAnsi"/>
        </w:rPr>
      </w:pPr>
      <w:bookmarkStart w:id="66" w:name="_Toc10827373"/>
      <w:r w:rsidRPr="001803C5">
        <w:rPr>
          <w:rFonts w:asciiTheme="minorHAnsi" w:hAnsiTheme="minorHAnsi" w:cstheme="minorHAnsi"/>
        </w:rPr>
        <w:t>Model Driven App</w:t>
      </w:r>
      <w:r w:rsidR="00072288" w:rsidRPr="001803C5">
        <w:rPr>
          <w:rFonts w:asciiTheme="minorHAnsi" w:hAnsiTheme="minorHAnsi" w:cstheme="minorHAnsi"/>
        </w:rPr>
        <w:t>s</w:t>
      </w:r>
      <w:bookmarkEnd w:id="66"/>
    </w:p>
    <w:p w14:paraId="3ECC0C0A" w14:textId="31790C0D" w:rsidR="00072288" w:rsidRDefault="00072288" w:rsidP="00F1040E">
      <w:pPr>
        <w:tabs>
          <w:tab w:val="left" w:pos="2938"/>
        </w:tabs>
        <w:rPr>
          <w:rFonts w:cstheme="minorHAnsi"/>
        </w:rPr>
      </w:pPr>
      <w:r w:rsidRPr="001803C5">
        <w:rPr>
          <w:rFonts w:cstheme="minorHAnsi"/>
        </w:rPr>
        <w:t>Power Platform Admin View</w:t>
      </w:r>
      <w:r w:rsidR="00F1040E">
        <w:rPr>
          <w:rFonts w:cstheme="minorHAnsi"/>
        </w:rPr>
        <w:t xml:space="preserve">. </w:t>
      </w:r>
      <w:r w:rsidR="00BC2751">
        <w:rPr>
          <w:rFonts w:cstheme="minorHAnsi"/>
        </w:rPr>
        <w:t>A model driven app that provides an interface used to navigate the items in the CDS custom entities.</w:t>
      </w:r>
      <w:r w:rsidR="00833887">
        <w:rPr>
          <w:rFonts w:cstheme="minorHAnsi"/>
        </w:rPr>
        <w:t xml:space="preserve"> It provides access to views and forms for the</w:t>
      </w:r>
      <w:r w:rsidR="00BF1F35">
        <w:rPr>
          <w:rFonts w:cstheme="minorHAnsi"/>
        </w:rPr>
        <w:t xml:space="preserve"> custom entities in the solution</w:t>
      </w:r>
      <w:r w:rsidR="00FF02D8">
        <w:rPr>
          <w:rFonts w:cstheme="minorHAnsi"/>
        </w:rPr>
        <w:t>.</w:t>
      </w:r>
    </w:p>
    <w:p w14:paraId="376E7958" w14:textId="005523F8" w:rsidR="002E791A" w:rsidRPr="002E791A" w:rsidRDefault="002E791A" w:rsidP="002E791A">
      <w:pPr>
        <w:tabs>
          <w:tab w:val="left" w:pos="2938"/>
        </w:tabs>
        <w:rPr>
          <w:rFonts w:cstheme="minorHAnsi"/>
        </w:rPr>
      </w:pPr>
      <w:r>
        <w:rPr>
          <w:noProof/>
          <w:color w:val="2B579A"/>
          <w:shd w:val="clear" w:color="auto" w:fill="E6E6E6"/>
        </w:rPr>
        <w:drawing>
          <wp:inline distT="0" distB="0" distL="0" distR="0" wp14:anchorId="5D518AFA" wp14:editId="748D193C">
            <wp:extent cx="5943600" cy="2898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8775"/>
                    </a:xfrm>
                    <a:prstGeom prst="rect">
                      <a:avLst/>
                    </a:prstGeom>
                  </pic:spPr>
                </pic:pic>
              </a:graphicData>
            </a:graphic>
          </wp:inline>
        </w:drawing>
      </w:r>
    </w:p>
    <w:p w14:paraId="1431E0CF" w14:textId="40186319" w:rsidR="00D4086E" w:rsidRDefault="00D4086E" w:rsidP="57D8ACE0">
      <w:pPr>
        <w:rPr>
          <w:rFonts w:cstheme="minorHAnsi"/>
        </w:rPr>
      </w:pPr>
    </w:p>
    <w:p w14:paraId="217608F5" w14:textId="034F4C61" w:rsidR="008E171F" w:rsidRPr="001803C5" w:rsidRDefault="008E171F" w:rsidP="00242C52">
      <w:pPr>
        <w:pStyle w:val="Heading2"/>
        <w:rPr>
          <w:rFonts w:asciiTheme="minorHAnsi" w:hAnsiTheme="minorHAnsi" w:cstheme="minorHAnsi"/>
        </w:rPr>
      </w:pPr>
      <w:bookmarkStart w:id="67" w:name="_Toc10827374"/>
      <w:r w:rsidRPr="001803C5">
        <w:rPr>
          <w:rFonts w:asciiTheme="minorHAnsi" w:hAnsiTheme="minorHAnsi" w:cstheme="minorHAnsi"/>
        </w:rPr>
        <w:lastRenderedPageBreak/>
        <w:t xml:space="preserve">Power BI </w:t>
      </w:r>
      <w:r w:rsidR="00B62E3A" w:rsidRPr="001803C5">
        <w:rPr>
          <w:rFonts w:asciiTheme="minorHAnsi" w:hAnsiTheme="minorHAnsi" w:cstheme="minorHAnsi"/>
        </w:rPr>
        <w:t>Report</w:t>
      </w:r>
      <w:bookmarkEnd w:id="67"/>
    </w:p>
    <w:p w14:paraId="2CA1DF3C" w14:textId="2930D3C8" w:rsidR="007506A7" w:rsidRDefault="009C0069" w:rsidP="0073422B">
      <w:pPr>
        <w:rPr>
          <w:rFonts w:cstheme="minorHAnsi"/>
        </w:rPr>
      </w:pPr>
      <w:r>
        <w:rPr>
          <w:rFonts w:cstheme="minorHAnsi"/>
        </w:rPr>
        <w:t>Provides a</w:t>
      </w:r>
      <w:r w:rsidR="00CB58F9">
        <w:rPr>
          <w:rFonts w:cstheme="minorHAnsi"/>
        </w:rPr>
        <w:t xml:space="preserve"> wholistic</w:t>
      </w:r>
      <w:r>
        <w:rPr>
          <w:rFonts w:cstheme="minorHAnsi"/>
        </w:rPr>
        <w:t xml:space="preserve"> view with visualizations and insights of data</w:t>
      </w:r>
      <w:r w:rsidR="00787621">
        <w:rPr>
          <w:rFonts w:cstheme="minorHAnsi"/>
        </w:rPr>
        <w:t xml:space="preserve"> in the CDS entities: Environments, PowerApps Apps, Flows, Connectors, </w:t>
      </w:r>
      <w:r w:rsidR="00C536B2">
        <w:rPr>
          <w:rFonts w:cstheme="minorHAnsi"/>
        </w:rPr>
        <w:t>Connection References, Makers and Audit Logs</w:t>
      </w:r>
      <w:r>
        <w:rPr>
          <w:rFonts w:cstheme="minorHAnsi"/>
        </w:rPr>
        <w:t>.</w:t>
      </w:r>
    </w:p>
    <w:p w14:paraId="6E63FC06" w14:textId="1B25E9DD" w:rsidR="00CE59AB" w:rsidRPr="001803C5" w:rsidRDefault="007506A7" w:rsidP="0073422B">
      <w:pPr>
        <w:rPr>
          <w:rFonts w:cstheme="minorHAnsi"/>
        </w:rPr>
      </w:pPr>
      <w:r w:rsidRPr="007506A7">
        <w:rPr>
          <w:rFonts w:cstheme="minorHAnsi"/>
          <w:noProof/>
          <w:color w:val="2B579A"/>
          <w:shd w:val="clear" w:color="auto" w:fill="E6E6E6"/>
        </w:rPr>
        <w:drawing>
          <wp:inline distT="0" distB="0" distL="0" distR="0" wp14:anchorId="44A127EE" wp14:editId="37C7EB56">
            <wp:extent cx="5943600" cy="3551554"/>
            <wp:effectExtent l="0" t="0" r="0" b="0"/>
            <wp:docPr id="19" name="Picture 3">
              <a:extLst xmlns:a="http://schemas.openxmlformats.org/drawingml/2006/main">
                <a:ext uri="{FF2B5EF4-FFF2-40B4-BE49-F238E27FC236}">
                  <a16:creationId xmlns:a16="http://schemas.microsoft.com/office/drawing/2014/main" id="{DAB4260C-B0D2-4262-99E4-11A7FDB70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AB4260C-B0D2-4262-99E4-11A7FDB70816}"/>
                        </a:ext>
                      </a:extLst>
                    </pic:cNvPr>
                    <pic:cNvPicPr>
                      <a:picLocks noChangeAspect="1"/>
                    </pic:cNvPicPr>
                  </pic:nvPicPr>
                  <pic:blipFill rotWithShape="1">
                    <a:blip r:embed="rId22"/>
                    <a:srcRect l="9690"/>
                    <a:stretch/>
                  </pic:blipFill>
                  <pic:spPr>
                    <a:xfrm>
                      <a:off x="0" y="0"/>
                      <a:ext cx="5943600" cy="3551554"/>
                    </a:xfrm>
                    <a:prstGeom prst="rect">
                      <a:avLst/>
                    </a:prstGeom>
                  </pic:spPr>
                </pic:pic>
              </a:graphicData>
            </a:graphic>
          </wp:inline>
        </w:drawing>
      </w:r>
    </w:p>
    <w:p w14:paraId="1644D8A3" w14:textId="623774FD" w:rsidR="00463273" w:rsidRPr="004A0A44" w:rsidRDefault="00463273" w:rsidP="004A0A44">
      <w:pPr>
        <w:pStyle w:val="Heading2"/>
      </w:pPr>
      <w:bookmarkStart w:id="68" w:name="_Toc10827375"/>
      <w:r w:rsidRPr="001803C5">
        <w:t>Security Roles</w:t>
      </w:r>
      <w:bookmarkEnd w:id="68"/>
    </w:p>
    <w:p w14:paraId="048FF158" w14:textId="72AE6ABD" w:rsidR="00B91FF0" w:rsidRDefault="00B91FF0" w:rsidP="001827EE">
      <w:pPr>
        <w:pStyle w:val="Heading3"/>
      </w:pPr>
      <w:bookmarkStart w:id="69" w:name="_Toc10827376"/>
      <w:r w:rsidRPr="001803C5">
        <w:t xml:space="preserve">Power Platform Admin </w:t>
      </w:r>
      <w:r w:rsidR="00BD162A">
        <w:t>SR</w:t>
      </w:r>
      <w:bookmarkEnd w:id="69"/>
    </w:p>
    <w:p w14:paraId="2841D9CF" w14:textId="6ABE5651" w:rsidR="00FF2169" w:rsidRPr="001803C5" w:rsidRDefault="00FF2169" w:rsidP="001827EE">
      <w:pPr>
        <w:rPr>
          <w:rFonts w:cstheme="minorHAnsi"/>
        </w:rPr>
      </w:pPr>
      <w:r>
        <w:rPr>
          <w:rFonts w:cstheme="minorHAnsi"/>
        </w:rPr>
        <w:t>Gives full access to create, read, write and delete operations on the custom entities.</w:t>
      </w:r>
    </w:p>
    <w:p w14:paraId="5AD6F1BD" w14:textId="50A6B726" w:rsidR="00B91FF0" w:rsidRDefault="00B91FF0" w:rsidP="001827EE">
      <w:pPr>
        <w:pStyle w:val="Heading3"/>
      </w:pPr>
      <w:bookmarkStart w:id="70" w:name="_Toc10827377"/>
      <w:r w:rsidRPr="001803C5">
        <w:t>Power Platform Maker</w:t>
      </w:r>
      <w:r w:rsidR="00BD162A">
        <w:t xml:space="preserve"> SR</w:t>
      </w:r>
      <w:bookmarkEnd w:id="70"/>
    </w:p>
    <w:p w14:paraId="26CCFA5B" w14:textId="4F8FB288" w:rsidR="00EA31B9" w:rsidRPr="00EA31B9" w:rsidRDefault="00EA31B9" w:rsidP="001827EE">
      <w:r>
        <w:t>Gives read and write access to the resource custom entities.</w:t>
      </w:r>
    </w:p>
    <w:p w14:paraId="72D46E02" w14:textId="2ACBA864" w:rsidR="00BD162A" w:rsidRDefault="00BD162A" w:rsidP="001827EE">
      <w:pPr>
        <w:pStyle w:val="Heading3"/>
      </w:pPr>
      <w:bookmarkStart w:id="71" w:name="_Toc10827378"/>
      <w:r>
        <w:t>Power Platform User SR</w:t>
      </w:r>
      <w:bookmarkEnd w:id="71"/>
    </w:p>
    <w:p w14:paraId="6207DC4B" w14:textId="33EF0CC4" w:rsidR="00CA149B" w:rsidRDefault="00CA149B" w:rsidP="001827EE">
      <w:pPr>
        <w:rPr>
          <w:rFonts w:cstheme="minorHAnsi"/>
        </w:rPr>
      </w:pPr>
      <w:r>
        <w:rPr>
          <w:rFonts w:cstheme="minorHAnsi"/>
        </w:rPr>
        <w:t>Gives read only access to the resources in the custom entities.</w:t>
      </w:r>
    </w:p>
    <w:p w14:paraId="0EEC79BC" w14:textId="77777777" w:rsidR="00E96B3C" w:rsidRPr="001803C5" w:rsidRDefault="00E96B3C" w:rsidP="001827EE">
      <w:pPr>
        <w:rPr>
          <w:rFonts w:cstheme="minorHAnsi"/>
        </w:rPr>
      </w:pPr>
    </w:p>
    <w:p w14:paraId="31D1444B" w14:textId="465DAC25" w:rsidR="00563066" w:rsidRPr="00B969EE" w:rsidRDefault="00563066" w:rsidP="00F4111C">
      <w:pPr>
        <w:pStyle w:val="Heading2"/>
      </w:pPr>
      <w:bookmarkStart w:id="72" w:name="_Toc10827379"/>
      <w:r w:rsidRPr="001803C5">
        <w:t xml:space="preserve">Business Process </w:t>
      </w:r>
      <w:r w:rsidR="00C95DDA" w:rsidRPr="00F4111C">
        <w:t>Flow</w:t>
      </w:r>
      <w:r w:rsidRPr="00F4111C">
        <w:t>s</w:t>
      </w:r>
      <w:bookmarkEnd w:id="72"/>
    </w:p>
    <w:p w14:paraId="2DA82F33" w14:textId="77777777" w:rsidR="004E215F" w:rsidRDefault="00FE3866" w:rsidP="00F4111C">
      <w:pPr>
        <w:pStyle w:val="Heading3"/>
        <w:rPr>
          <w:rFonts w:cstheme="minorHAnsi"/>
        </w:rPr>
      </w:pPr>
      <w:bookmarkStart w:id="73" w:name="_Toc10827380"/>
      <w:r w:rsidRPr="004E215F">
        <w:rPr>
          <w:rStyle w:val="Heading3Char"/>
        </w:rPr>
        <w:t>PowerApps App Approval</w:t>
      </w:r>
      <w:r w:rsidR="00CF1FFB" w:rsidRPr="004E215F">
        <w:rPr>
          <w:rStyle w:val="Heading3Char"/>
        </w:rPr>
        <w:t xml:space="preserve"> BPF</w:t>
      </w:r>
      <w:bookmarkEnd w:id="73"/>
      <w:r w:rsidR="00CF1FFB">
        <w:rPr>
          <w:rFonts w:cstheme="minorHAnsi"/>
        </w:rPr>
        <w:t xml:space="preserve"> </w:t>
      </w:r>
    </w:p>
    <w:p w14:paraId="1931DCAA" w14:textId="77A68E76" w:rsidR="00FE3866" w:rsidRDefault="00F4111C" w:rsidP="00AC62B5">
      <w:pPr>
        <w:rPr>
          <w:rFonts w:cstheme="minorHAnsi"/>
        </w:rPr>
      </w:pPr>
      <w:r>
        <w:rPr>
          <w:rFonts w:cstheme="minorHAnsi"/>
        </w:rPr>
        <w:t xml:space="preserve">This process helps the admin </w:t>
      </w:r>
      <w:r w:rsidR="00450BB4">
        <w:rPr>
          <w:rFonts w:cstheme="minorHAnsi"/>
        </w:rPr>
        <w:t>audit the PowerApps App audit process by providing a visual placeholder for the stage in the process they are currently on.</w:t>
      </w:r>
    </w:p>
    <w:p w14:paraId="417BB7F3" w14:textId="09FF49A5" w:rsidR="00F71D42" w:rsidRDefault="00F71D42" w:rsidP="00AC62B5">
      <w:pPr>
        <w:rPr>
          <w:rFonts w:cstheme="minorHAnsi"/>
        </w:rPr>
      </w:pPr>
      <w:r>
        <w:rPr>
          <w:noProof/>
          <w:color w:val="2B579A"/>
          <w:shd w:val="clear" w:color="auto" w:fill="E6E6E6"/>
        </w:rPr>
        <w:lastRenderedPageBreak/>
        <w:drawing>
          <wp:inline distT="0" distB="0" distL="0" distR="0" wp14:anchorId="58BFE735" wp14:editId="0CAC621F">
            <wp:extent cx="5581767" cy="163815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8962" cy="1640265"/>
                    </a:xfrm>
                    <a:prstGeom prst="rect">
                      <a:avLst/>
                    </a:prstGeom>
                  </pic:spPr>
                </pic:pic>
              </a:graphicData>
            </a:graphic>
          </wp:inline>
        </w:drawing>
      </w:r>
      <w:r w:rsidR="00336565">
        <w:rPr>
          <w:rFonts w:cstheme="minorHAnsi"/>
        </w:rPr>
        <w:br/>
      </w:r>
      <w:r w:rsidR="00336565" w:rsidRPr="00370FCB">
        <w:rPr>
          <w:rStyle w:val="SubtitleChar"/>
        </w:rPr>
        <w:t>Screenshot: An implementation of an auditing process using a Business Process Flow component</w:t>
      </w:r>
    </w:p>
    <w:p w14:paraId="5B5F46E2" w14:textId="77777777" w:rsidR="00EF7813" w:rsidRPr="001803C5" w:rsidRDefault="00EF7813" w:rsidP="00AC62B5">
      <w:pPr>
        <w:rPr>
          <w:rFonts w:cstheme="minorHAnsi"/>
        </w:rPr>
      </w:pPr>
    </w:p>
    <w:p w14:paraId="5ED3DBA1" w14:textId="5B50476D" w:rsidR="00563066" w:rsidRDefault="00176EB9" w:rsidP="00AC62B5">
      <w:pPr>
        <w:rPr>
          <w:rFonts w:cstheme="minorHAnsi"/>
        </w:rPr>
      </w:pPr>
      <w:r>
        <w:rPr>
          <w:noProof/>
          <w:color w:val="2B579A"/>
          <w:shd w:val="clear" w:color="auto" w:fill="E6E6E6"/>
        </w:rPr>
        <w:drawing>
          <wp:inline distT="0" distB="0" distL="0" distR="0" wp14:anchorId="59FA71BB" wp14:editId="40A0B4A0">
            <wp:extent cx="5943600" cy="12369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36980"/>
                    </a:xfrm>
                    <a:prstGeom prst="rect">
                      <a:avLst/>
                    </a:prstGeom>
                  </pic:spPr>
                </pic:pic>
              </a:graphicData>
            </a:graphic>
          </wp:inline>
        </w:drawing>
      </w:r>
    </w:p>
    <w:p w14:paraId="4AA90884" w14:textId="792A5F05" w:rsidR="00607F01" w:rsidRDefault="00607F01" w:rsidP="008B43E8">
      <w:pPr>
        <w:pStyle w:val="Subtitle"/>
      </w:pPr>
      <w:r>
        <w:t>Screenshot: The BPF view while playing the model driven app, on the App form.</w:t>
      </w:r>
    </w:p>
    <w:p w14:paraId="31D11796" w14:textId="77777777" w:rsidR="0053108E" w:rsidRPr="001803C5" w:rsidRDefault="0053108E" w:rsidP="00AC62B5">
      <w:pPr>
        <w:rPr>
          <w:rFonts w:cstheme="minorHAnsi"/>
        </w:rPr>
      </w:pPr>
    </w:p>
    <w:p w14:paraId="2CB2D587" w14:textId="798430E6" w:rsidR="00D24D8B" w:rsidRDefault="00FD7915" w:rsidP="00D24D8B">
      <w:pPr>
        <w:pStyle w:val="Heading1"/>
      </w:pPr>
      <w:bookmarkStart w:id="74" w:name="_Toc10827381"/>
      <w:r>
        <w:t xml:space="preserve">Example </w:t>
      </w:r>
      <w:r w:rsidR="009A1DEF">
        <w:t>Processes</w:t>
      </w:r>
      <w:bookmarkEnd w:id="74"/>
    </w:p>
    <w:p w14:paraId="63B673C8" w14:textId="2F9D9BBB" w:rsidR="00D24D8B" w:rsidRPr="00F95EB9" w:rsidRDefault="003467C4" w:rsidP="00D24D8B">
      <w:r>
        <w:t xml:space="preserve">The components listed above are </w:t>
      </w:r>
      <w:r w:rsidR="006247D1">
        <w:t>designed for multiple uses, includ</w:t>
      </w:r>
      <w:r w:rsidR="00745967">
        <w:t>ing</w:t>
      </w:r>
      <w:r w:rsidR="006247D1">
        <w:t xml:space="preserve"> </w:t>
      </w:r>
      <w:r w:rsidR="00745967">
        <w:t xml:space="preserve">an </w:t>
      </w:r>
      <w:r w:rsidR="00097A4C">
        <w:t>implement</w:t>
      </w:r>
      <w:r w:rsidR="00745967">
        <w:t>ation of</w:t>
      </w:r>
      <w:r w:rsidR="00097A4C">
        <w:t xml:space="preserve"> </w:t>
      </w:r>
      <w:r w:rsidR="00745967">
        <w:t xml:space="preserve">some </w:t>
      </w:r>
      <w:r w:rsidR="00097A4C">
        <w:t xml:space="preserve">the </w:t>
      </w:r>
      <w:r w:rsidR="00D24D8B">
        <w:t xml:space="preserve">example processes. These are meant to </w:t>
      </w:r>
      <w:r w:rsidR="00A274C2">
        <w:t>showcase</w:t>
      </w:r>
      <w:r w:rsidR="00D24D8B">
        <w:t xml:space="preserve"> common patterns that exist</w:t>
      </w:r>
      <w:r w:rsidR="00EA323F">
        <w:t>, and hopefully act as inspiration on how to define your own processes</w:t>
      </w:r>
      <w:r w:rsidR="003F47EA">
        <w:t xml:space="preserve"> to manage</w:t>
      </w:r>
      <w:r w:rsidR="00D24D8B">
        <w:t>.</w:t>
      </w:r>
    </w:p>
    <w:p w14:paraId="6984B464" w14:textId="77B8236A" w:rsidR="00D24D8B" w:rsidRDefault="00D24D8B" w:rsidP="00D24D8B">
      <w:pPr>
        <w:pStyle w:val="Heading2"/>
      </w:pPr>
      <w:bookmarkStart w:id="75" w:name="_Toc10827382"/>
      <w:r>
        <w:t xml:space="preserve">PowerApps </w:t>
      </w:r>
      <w:r w:rsidR="00DD7956">
        <w:t xml:space="preserve">App </w:t>
      </w:r>
      <w:r>
        <w:t>Auditing Process</w:t>
      </w:r>
      <w:bookmarkEnd w:id="75"/>
    </w:p>
    <w:p w14:paraId="68947998" w14:textId="4FFCCB71" w:rsidR="00C554AC" w:rsidRDefault="00020DDD" w:rsidP="00D24D8B">
      <w:r>
        <w:t>Problem statement: There are many apps in the Contoso tenant</w:t>
      </w:r>
      <w:r w:rsidR="00403357">
        <w:t xml:space="preserve">. IT does not know </w:t>
      </w:r>
      <w:r w:rsidR="00D66530">
        <w:t xml:space="preserve">what all these apps are intended for, </w:t>
      </w:r>
      <w:r w:rsidR="00403357">
        <w:t>how to support individual apps when the helpdesk is called, and it’s unclear if all the apps are being maintained to any standard.</w:t>
      </w:r>
      <w:r w:rsidR="005C1B58">
        <w:t xml:space="preserve"> They can see details like the description and number of shared users from the PowerApps for Admins connector, but </w:t>
      </w:r>
      <w:r w:rsidR="00B0683B">
        <w:t xml:space="preserve">they need to communicate directly with the app owner to fully understand the situation around their apps. </w:t>
      </w:r>
      <w:r w:rsidR="00A548CB">
        <w:t xml:space="preserve">Especially in a large organization like Contoso, it’s not feasible for the IT team to be responsible for manually reaching out to </w:t>
      </w:r>
      <w:r w:rsidR="00730B4B">
        <w:t xml:space="preserve">each owner individually for the apps, and those details cannot be stored in email conversations. </w:t>
      </w:r>
    </w:p>
    <w:p w14:paraId="23096062" w14:textId="697FBF7A" w:rsidR="00D24D8B" w:rsidRDefault="00C554AC" w:rsidP="00D24D8B">
      <w:r>
        <w:t xml:space="preserve">Solution: </w:t>
      </w:r>
      <w:r w:rsidR="00403357">
        <w:t>T</w:t>
      </w:r>
      <w:r w:rsidR="00020DDD">
        <w:t xml:space="preserve">he COE has decided there should be </w:t>
      </w:r>
      <w:r w:rsidR="00D11CC3">
        <w:t>an auditing process on an app-level basis</w:t>
      </w:r>
      <w:r w:rsidR="001B6526">
        <w:t xml:space="preserve">, using the CDS as a data store </w:t>
      </w:r>
      <w:r w:rsidR="000D0306">
        <w:t xml:space="preserve">for business justification details. They decide to use </w:t>
      </w:r>
      <w:r w:rsidR="001B6526">
        <w:t xml:space="preserve">apps and </w:t>
      </w:r>
      <w:r w:rsidR="00C95DDA">
        <w:t>Flow</w:t>
      </w:r>
      <w:r w:rsidR="001B6526">
        <w:t>s built around the data to facilitate this process</w:t>
      </w:r>
      <w:r w:rsidR="00D11CC3">
        <w:t>.</w:t>
      </w:r>
    </w:p>
    <w:p w14:paraId="28F1B339" w14:textId="6D162314" w:rsidR="00852800" w:rsidRDefault="009E6A6E" w:rsidP="00D24D8B">
      <w:r>
        <w:t xml:space="preserve">The </w:t>
      </w:r>
      <w:r w:rsidR="00C95DDA">
        <w:t>Flow</w:t>
      </w:r>
      <w:r>
        <w:t xml:space="preserve"> called ‘Admin | Compliance detail request’</w:t>
      </w:r>
      <w:r w:rsidR="00474FC8">
        <w:t xml:space="preserve"> is used to iterate through all the apps in the tenant and check if the apps are compliant. </w:t>
      </w:r>
      <w:r w:rsidR="00512AC2">
        <w:t xml:space="preserve">If the owner has not submitted a business justification and the </w:t>
      </w:r>
      <w:r w:rsidR="0059083F">
        <w:t xml:space="preserve">app was indicated to have been shared broadly (in this example, with more than 20 users or at least 1 </w:t>
      </w:r>
      <w:r w:rsidR="0059083F">
        <w:lastRenderedPageBreak/>
        <w:t xml:space="preserve">group), then the </w:t>
      </w:r>
      <w:r w:rsidR="00C95DDA">
        <w:t>Flow</w:t>
      </w:r>
      <w:r w:rsidR="00DE4FAB">
        <w:t xml:space="preserve"> will sen</w:t>
      </w:r>
      <w:r w:rsidR="00732656">
        <w:t>d</w:t>
      </w:r>
      <w:r w:rsidR="00DE4FAB">
        <w:t xml:space="preserve"> the owner an email </w:t>
      </w:r>
      <w:r w:rsidR="00D22417">
        <w:t xml:space="preserve">to </w:t>
      </w:r>
      <w:r w:rsidR="00DE38C2">
        <w:t>notify them that the specific app is not complian</w:t>
      </w:r>
      <w:r w:rsidR="00D21366">
        <w:t xml:space="preserve">t </w:t>
      </w:r>
      <w:r w:rsidR="00DE38C2">
        <w:t>with the company’s policy</w:t>
      </w:r>
      <w:r w:rsidR="008A5A87">
        <w:t>.</w:t>
      </w:r>
      <w:r w:rsidR="00BB375A">
        <w:t xml:space="preserve"> The email contains a link to the Developer Compliance Center canvas app where they can </w:t>
      </w:r>
      <w:r w:rsidR="00E10B80">
        <w:t>provide the business justification</w:t>
      </w:r>
      <w:r w:rsidR="001778AB">
        <w:t xml:space="preserve"> details in a form</w:t>
      </w:r>
      <w:r w:rsidR="005714AB">
        <w:t xml:space="preserve"> submission.</w:t>
      </w:r>
      <w:r w:rsidR="00BD78F4">
        <w:t xml:space="preserve"> The app also contains details about the compliance thresholds and has links to the app settings so they can configure the description and </w:t>
      </w:r>
      <w:r w:rsidR="008D37D1">
        <w:t>re-publish if needed.</w:t>
      </w:r>
    </w:p>
    <w:p w14:paraId="054CA217" w14:textId="58687084" w:rsidR="00F779BC" w:rsidRPr="00E72F4F" w:rsidRDefault="00F779BC" w:rsidP="00D24D8B">
      <w:r>
        <w:t xml:space="preserve">Once the maker has </w:t>
      </w:r>
      <w:r w:rsidR="00A76C1F">
        <w:t>proven compliance by adding these details, the admin can review those details and the app itself. A business process flow in the Power Platform Admin View (model driven app) helps facilitate the auditing process</w:t>
      </w:r>
      <w:r w:rsidR="002A597E">
        <w:t>.</w:t>
      </w:r>
      <w:r w:rsidR="00726CED">
        <w:t xml:space="preserve"> If the user has </w:t>
      </w:r>
    </w:p>
    <w:p w14:paraId="6BEE92F9" w14:textId="0AEAE56B" w:rsidR="003B07AD" w:rsidRDefault="00A46940" w:rsidP="003B07AD">
      <w:r>
        <w:rPr>
          <w:color w:val="2B579A"/>
          <w:shd w:val="clear" w:color="auto" w:fill="E6E6E6"/>
        </w:rPr>
        <w:object w:dxaOrig="12780" w:dyaOrig="9180" w14:anchorId="5553CC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36.2pt" o:ole="">
            <v:imagedata r:id="rId25" o:title=""/>
          </v:shape>
          <o:OLEObject Type="Embed" ProgID="Visio.Drawing.15" ShapeID="_x0000_i1025" DrawAspect="Content" ObjectID="_1621462915" r:id="rId26"/>
        </w:object>
      </w:r>
    </w:p>
    <w:p w14:paraId="483970BB" w14:textId="77777777" w:rsidR="000C2233" w:rsidRPr="00A24039" w:rsidRDefault="000C2233" w:rsidP="003B07AD"/>
    <w:p w14:paraId="72D48285" w14:textId="24793DCC" w:rsidR="00796BA2" w:rsidRPr="00FF43AE" w:rsidRDefault="00796BA2" w:rsidP="00FF43AE">
      <w:pPr>
        <w:pStyle w:val="Heading1"/>
      </w:pPr>
      <w:bookmarkStart w:id="76" w:name="_Toc10827383"/>
      <w:r w:rsidRPr="001803C5">
        <w:t>Limitations</w:t>
      </w:r>
      <w:bookmarkEnd w:id="76"/>
    </w:p>
    <w:p w14:paraId="6978C8CF" w14:textId="7C636037" w:rsidR="00E626A4" w:rsidRPr="001803C5" w:rsidRDefault="003B07AD" w:rsidP="00AC62B5">
      <w:pPr>
        <w:rPr>
          <w:rFonts w:cstheme="minorHAnsi"/>
        </w:rPr>
      </w:pPr>
      <w:r>
        <w:rPr>
          <w:rFonts w:cstheme="minorHAnsi"/>
        </w:rPr>
        <w:t>There</w:t>
      </w:r>
      <w:r w:rsidR="00796BA2" w:rsidRPr="001803C5">
        <w:rPr>
          <w:rFonts w:cstheme="minorHAnsi"/>
        </w:rPr>
        <w:t xml:space="preserve"> is no ‘one size fits all’ solution for a </w:t>
      </w:r>
      <w:r w:rsidR="00051794" w:rsidRPr="001803C5">
        <w:rPr>
          <w:rFonts w:cstheme="minorHAnsi"/>
        </w:rPr>
        <w:t>C</w:t>
      </w:r>
      <w:r w:rsidR="00796BA2" w:rsidRPr="001803C5">
        <w:rPr>
          <w:rFonts w:cstheme="minorHAnsi"/>
        </w:rPr>
        <w:t xml:space="preserve">enter of </w:t>
      </w:r>
      <w:r w:rsidR="00051794" w:rsidRPr="001803C5">
        <w:rPr>
          <w:rFonts w:cstheme="minorHAnsi"/>
        </w:rPr>
        <w:t>E</w:t>
      </w:r>
      <w:r w:rsidR="00796BA2" w:rsidRPr="001803C5">
        <w:rPr>
          <w:rFonts w:cstheme="minorHAnsi"/>
        </w:rPr>
        <w:t>xcellence</w:t>
      </w:r>
      <w:r w:rsidR="00065F53" w:rsidRPr="001803C5">
        <w:rPr>
          <w:rFonts w:cstheme="minorHAnsi"/>
        </w:rPr>
        <w:t xml:space="preserve">. </w:t>
      </w:r>
      <w:r w:rsidR="00796BA2" w:rsidRPr="001803C5">
        <w:rPr>
          <w:rFonts w:cstheme="minorHAnsi"/>
        </w:rPr>
        <w:t xml:space="preserve">Some companies will want a very restrictive set of rules on their organization in the mind-frame of mitigating the unknown, while others will want to let users personally explore without limitations. Because of this, the COE starter kit does not come equipped with a </w:t>
      </w:r>
      <w:r w:rsidR="00065F53" w:rsidRPr="001803C5">
        <w:rPr>
          <w:rFonts w:cstheme="minorHAnsi"/>
        </w:rPr>
        <w:t xml:space="preserve">set of design patterns </w:t>
      </w:r>
      <w:r w:rsidR="00796BA2" w:rsidRPr="001803C5">
        <w:rPr>
          <w:rFonts w:cstheme="minorHAnsi"/>
        </w:rPr>
        <w:t>for everyone.</w:t>
      </w:r>
      <w:r w:rsidR="00490EEB" w:rsidRPr="001803C5">
        <w:rPr>
          <w:rFonts w:cstheme="minorHAnsi"/>
        </w:rPr>
        <w:t xml:space="preserve"> </w:t>
      </w:r>
      <w:r w:rsidR="00923E5D" w:rsidRPr="001803C5">
        <w:rPr>
          <w:rFonts w:cstheme="minorHAnsi"/>
        </w:rPr>
        <w:t>For example, t</w:t>
      </w:r>
      <w:r w:rsidR="00490EEB" w:rsidRPr="001803C5">
        <w:rPr>
          <w:rFonts w:cstheme="minorHAnsi"/>
        </w:rPr>
        <w:t xml:space="preserve">here are no components that are configured to automatically delete </w:t>
      </w:r>
      <w:r w:rsidR="007D7505" w:rsidRPr="001803C5">
        <w:rPr>
          <w:rFonts w:cstheme="minorHAnsi"/>
        </w:rPr>
        <w:t>resources</w:t>
      </w:r>
      <w:r w:rsidR="00923E5D" w:rsidRPr="001803C5">
        <w:rPr>
          <w:rFonts w:cstheme="minorHAnsi"/>
        </w:rPr>
        <w:t xml:space="preserve">, because we did not want to provide a tool that might have unintentionally disrupted a business when installed. Therefore, if </w:t>
      </w:r>
      <w:r w:rsidR="00153D80" w:rsidRPr="001803C5">
        <w:rPr>
          <w:rFonts w:cstheme="minorHAnsi"/>
        </w:rPr>
        <w:t xml:space="preserve">more restrictive </w:t>
      </w:r>
      <w:r w:rsidR="00630602" w:rsidRPr="001803C5">
        <w:rPr>
          <w:rFonts w:cstheme="minorHAnsi"/>
        </w:rPr>
        <w:t xml:space="preserve">implementations are desired, it must be implemented </w:t>
      </w:r>
      <w:r w:rsidR="00CC3037" w:rsidRPr="001803C5">
        <w:rPr>
          <w:rFonts w:cstheme="minorHAnsi"/>
        </w:rPr>
        <w:t>in addition to these tools.</w:t>
      </w:r>
    </w:p>
    <w:p w14:paraId="36422E71" w14:textId="77777777" w:rsidR="008F443A" w:rsidRPr="001803C5" w:rsidRDefault="008F443A" w:rsidP="00AC62B5">
      <w:pPr>
        <w:rPr>
          <w:rFonts w:cstheme="minorHAnsi"/>
        </w:rPr>
      </w:pPr>
    </w:p>
    <w:p w14:paraId="7ACC731C" w14:textId="6DFEFE64" w:rsidR="006B1BE2" w:rsidRPr="00FF43AE" w:rsidRDefault="006B1BE2" w:rsidP="00FF43AE">
      <w:pPr>
        <w:pStyle w:val="Heading1"/>
      </w:pPr>
      <w:bookmarkStart w:id="77" w:name="_Toc10827384"/>
      <w:r w:rsidRPr="001803C5">
        <w:lastRenderedPageBreak/>
        <w:t>Setup</w:t>
      </w:r>
      <w:r w:rsidR="00D31033" w:rsidRPr="001803C5">
        <w:t xml:space="preserve"> Instructions</w:t>
      </w:r>
      <w:bookmarkEnd w:id="77"/>
    </w:p>
    <w:p w14:paraId="5D0537BE" w14:textId="0855892A" w:rsidR="0073422B" w:rsidRPr="001803C5" w:rsidRDefault="00FA5160" w:rsidP="00AC62B5">
      <w:pPr>
        <w:rPr>
          <w:rFonts w:cstheme="minorHAnsi"/>
        </w:rPr>
      </w:pPr>
      <w:r w:rsidRPr="001803C5">
        <w:rPr>
          <w:rFonts w:cstheme="minorHAnsi"/>
        </w:rPr>
        <w:t>There are multiple components provided in this</w:t>
      </w:r>
      <w:r w:rsidR="00A643EC" w:rsidRPr="001803C5">
        <w:rPr>
          <w:rFonts w:cstheme="minorHAnsi"/>
        </w:rPr>
        <w:t xml:space="preserve"> starter kit</w:t>
      </w:r>
      <w:r w:rsidRPr="001803C5">
        <w:rPr>
          <w:rFonts w:cstheme="minorHAnsi"/>
        </w:rPr>
        <w:t xml:space="preserve">, and each part will require some configuration to </w:t>
      </w:r>
      <w:r w:rsidR="00C93C22" w:rsidRPr="001803C5">
        <w:rPr>
          <w:rFonts w:cstheme="minorHAnsi"/>
        </w:rPr>
        <w:t xml:space="preserve">be </w:t>
      </w:r>
      <w:r w:rsidRPr="001803C5">
        <w:rPr>
          <w:rFonts w:cstheme="minorHAnsi"/>
        </w:rPr>
        <w:t>install</w:t>
      </w:r>
      <w:r w:rsidR="00C93C22" w:rsidRPr="001803C5">
        <w:rPr>
          <w:rFonts w:cstheme="minorHAnsi"/>
        </w:rPr>
        <w:t>ed</w:t>
      </w:r>
      <w:r w:rsidR="00ED5232" w:rsidRPr="001803C5">
        <w:rPr>
          <w:rFonts w:cstheme="minorHAnsi"/>
        </w:rPr>
        <w:t xml:space="preserve"> </w:t>
      </w:r>
      <w:r w:rsidRPr="001803C5">
        <w:rPr>
          <w:rFonts w:cstheme="minorHAnsi"/>
        </w:rPr>
        <w:t xml:space="preserve">in your tenant. The installation instructions have been segmented based on the set of components that </w:t>
      </w:r>
      <w:r w:rsidR="00FB395B" w:rsidRPr="001803C5">
        <w:rPr>
          <w:rFonts w:cstheme="minorHAnsi"/>
        </w:rPr>
        <w:t xml:space="preserve">should be </w:t>
      </w:r>
      <w:r w:rsidR="001372F2" w:rsidRPr="001803C5">
        <w:rPr>
          <w:rFonts w:cstheme="minorHAnsi"/>
        </w:rPr>
        <w:t xml:space="preserve">grouped </w:t>
      </w:r>
      <w:r w:rsidR="0085079D" w:rsidRPr="001803C5">
        <w:rPr>
          <w:rFonts w:cstheme="minorHAnsi"/>
        </w:rPr>
        <w:t xml:space="preserve">and installed </w:t>
      </w:r>
      <w:r w:rsidR="001372F2" w:rsidRPr="001803C5">
        <w:rPr>
          <w:rFonts w:cstheme="minorHAnsi"/>
        </w:rPr>
        <w:t>together</w:t>
      </w:r>
      <w:r w:rsidRPr="001803C5">
        <w:rPr>
          <w:rFonts w:cstheme="minorHAnsi"/>
        </w:rPr>
        <w:t>, and dependencies on other segments are outlined in each section.</w:t>
      </w:r>
      <w:r w:rsidR="003548A0" w:rsidRPr="001803C5">
        <w:rPr>
          <w:rFonts w:cstheme="minorHAnsi"/>
        </w:rPr>
        <w:t xml:space="preserve"> </w:t>
      </w:r>
      <w:r w:rsidR="00C10345" w:rsidRPr="001803C5">
        <w:rPr>
          <w:rFonts w:cstheme="minorHAnsi"/>
        </w:rPr>
        <w:t>Y</w:t>
      </w:r>
      <w:r w:rsidR="003548A0" w:rsidRPr="001803C5">
        <w:rPr>
          <w:rFonts w:cstheme="minorHAnsi"/>
        </w:rPr>
        <w:t>ou may choose</w:t>
      </w:r>
      <w:r w:rsidR="00885B15" w:rsidRPr="001803C5">
        <w:rPr>
          <w:rFonts w:cstheme="minorHAnsi"/>
        </w:rPr>
        <w:t xml:space="preserve"> to exclude some components if you only want </w:t>
      </w:r>
      <w:r w:rsidR="00535B86" w:rsidRPr="001803C5">
        <w:rPr>
          <w:rFonts w:cstheme="minorHAnsi"/>
        </w:rPr>
        <w:t>a subset of the functionality</w:t>
      </w:r>
      <w:r w:rsidR="0059503C" w:rsidRPr="001803C5">
        <w:rPr>
          <w:rFonts w:cstheme="minorHAnsi"/>
        </w:rPr>
        <w:t>.</w:t>
      </w:r>
    </w:p>
    <w:p w14:paraId="547BB86B" w14:textId="01F27F04" w:rsidR="00823E19" w:rsidRPr="00FF43AE" w:rsidRDefault="00823E19" w:rsidP="00FF43AE">
      <w:pPr>
        <w:pStyle w:val="Heading2"/>
      </w:pPr>
      <w:bookmarkStart w:id="78" w:name="_Toc10827385"/>
      <w:r w:rsidRPr="001803C5">
        <w:t>Prerequisites</w:t>
      </w:r>
      <w:bookmarkEnd w:id="78"/>
    </w:p>
    <w:p w14:paraId="4EFF5B40" w14:textId="0C778061" w:rsidR="00823E19" w:rsidRPr="004C5A27" w:rsidRDefault="00823E19" w:rsidP="004C5A27">
      <w:pPr>
        <w:pStyle w:val="ListParagraph"/>
        <w:numPr>
          <w:ilvl w:val="0"/>
          <w:numId w:val="29"/>
        </w:numPr>
        <w:rPr>
          <w:rFonts w:cstheme="minorHAnsi"/>
        </w:rPr>
      </w:pPr>
      <w:r w:rsidRPr="004C5A27">
        <w:rPr>
          <w:rFonts w:cstheme="minorHAnsi"/>
        </w:rPr>
        <w:t>Admin account (global tenant admin, BAP admin or Power Platform service admin)</w:t>
      </w:r>
      <w:r w:rsidR="009C21E9" w:rsidRPr="004C5A27">
        <w:rPr>
          <w:rFonts w:cstheme="minorHAnsi"/>
        </w:rPr>
        <w:t xml:space="preserve"> for access to all tenant resources</w:t>
      </w:r>
      <w:r w:rsidR="004C202B" w:rsidRPr="004C5A27">
        <w:rPr>
          <w:rFonts w:cstheme="minorHAnsi"/>
        </w:rPr>
        <w:t>.</w:t>
      </w:r>
      <w:r w:rsidR="00191724" w:rsidRPr="004C5A27">
        <w:rPr>
          <w:rFonts w:cstheme="minorHAnsi"/>
        </w:rPr>
        <w:t xml:space="preserve"> This solution will still work for Environment admins, but the view will be restricted</w:t>
      </w:r>
      <w:r w:rsidR="004C202B" w:rsidRPr="004C5A27">
        <w:rPr>
          <w:rFonts w:cstheme="minorHAnsi"/>
        </w:rPr>
        <w:t>.</w:t>
      </w:r>
    </w:p>
    <w:p w14:paraId="50A7555E" w14:textId="0DF49267" w:rsidR="00823E19" w:rsidRPr="001803C5" w:rsidRDefault="00823E19" w:rsidP="004C5A27">
      <w:pPr>
        <w:pStyle w:val="ListParagraph"/>
        <w:numPr>
          <w:ilvl w:val="0"/>
          <w:numId w:val="29"/>
        </w:numPr>
        <w:rPr>
          <w:rFonts w:cstheme="minorHAnsi"/>
        </w:rPr>
      </w:pPr>
      <w:r w:rsidRPr="001803C5">
        <w:rPr>
          <w:rFonts w:cstheme="minorHAnsi"/>
        </w:rPr>
        <w:t>PowerApps Plan 2 (or trial)</w:t>
      </w:r>
    </w:p>
    <w:p w14:paraId="410519F7" w14:textId="61436C4A" w:rsidR="00E70F59" w:rsidRPr="001803C5" w:rsidRDefault="00E70F59" w:rsidP="004C5A27">
      <w:pPr>
        <w:pStyle w:val="ListParagraph"/>
        <w:numPr>
          <w:ilvl w:val="0"/>
          <w:numId w:val="29"/>
        </w:numPr>
        <w:rPr>
          <w:rFonts w:cstheme="minorHAnsi"/>
        </w:rPr>
      </w:pPr>
      <w:r w:rsidRPr="001803C5">
        <w:rPr>
          <w:rFonts w:cstheme="minorHAnsi"/>
        </w:rPr>
        <w:t>Environment with a CDS for Apps instance provisioned</w:t>
      </w:r>
      <w:r w:rsidR="003432C2">
        <w:rPr>
          <w:rFonts w:cstheme="minorHAnsi"/>
        </w:rPr>
        <w:t xml:space="preserve"> (installer requires </w:t>
      </w:r>
      <w:r w:rsidR="004F7452" w:rsidRPr="001803C5">
        <w:rPr>
          <w:rFonts w:cstheme="minorHAnsi"/>
        </w:rPr>
        <w:t>System Administrator security role</w:t>
      </w:r>
      <w:r w:rsidR="003432C2">
        <w:rPr>
          <w:rFonts w:cstheme="minorHAnsi"/>
        </w:rPr>
        <w:t>)</w:t>
      </w:r>
    </w:p>
    <w:p w14:paraId="516C772C" w14:textId="3925634B" w:rsidR="00AC7974" w:rsidRPr="001803C5" w:rsidRDefault="00AC7974" w:rsidP="004C5A27">
      <w:pPr>
        <w:pStyle w:val="ListParagraph"/>
        <w:numPr>
          <w:ilvl w:val="0"/>
          <w:numId w:val="29"/>
        </w:numPr>
        <w:rPr>
          <w:rFonts w:cstheme="minorHAnsi"/>
        </w:rPr>
      </w:pPr>
      <w:r w:rsidRPr="001803C5">
        <w:rPr>
          <w:rFonts w:cstheme="minorHAnsi"/>
        </w:rPr>
        <w:t>Download of the Center of Excellence Solution and Power BI dashboard files</w:t>
      </w:r>
      <w:r w:rsidR="00AD6BBF" w:rsidRPr="001803C5">
        <w:rPr>
          <w:rFonts w:cstheme="minorHAnsi"/>
        </w:rPr>
        <w:t xml:space="preserve"> to your device</w:t>
      </w:r>
    </w:p>
    <w:p w14:paraId="0C376B77" w14:textId="71CDC8B7" w:rsidR="00E21F6C" w:rsidRPr="001803C5" w:rsidRDefault="005A2BF1" w:rsidP="009F3BC6">
      <w:pPr>
        <w:pStyle w:val="Heading2"/>
      </w:pPr>
      <w:bookmarkStart w:id="79" w:name="_Toc10827386"/>
      <w:r w:rsidRPr="001803C5">
        <w:t xml:space="preserve">Step 1: </w:t>
      </w:r>
      <w:r w:rsidR="006B1BE2" w:rsidRPr="001803C5">
        <w:t xml:space="preserve">Install the </w:t>
      </w:r>
      <w:r w:rsidR="00CD6B77" w:rsidRPr="001803C5">
        <w:t xml:space="preserve">Common Data Service </w:t>
      </w:r>
      <w:r w:rsidR="006B1BE2" w:rsidRPr="001803C5">
        <w:t>solution</w:t>
      </w:r>
      <w:bookmarkEnd w:id="79"/>
    </w:p>
    <w:p w14:paraId="497D7FDA" w14:textId="71C99A60" w:rsidR="00326E16" w:rsidRPr="00E719A0" w:rsidRDefault="00326E16" w:rsidP="00E719A0">
      <w:pPr>
        <w:pStyle w:val="Heading3"/>
      </w:pPr>
      <w:bookmarkStart w:id="80" w:name="_Toc10827387"/>
      <w:r w:rsidRPr="001803C5">
        <w:t>Components covered</w:t>
      </w:r>
      <w:bookmarkEnd w:id="80"/>
    </w:p>
    <w:p w14:paraId="65253E55" w14:textId="2597A548" w:rsidR="00326E16" w:rsidRPr="001803C5" w:rsidRDefault="00413ED8" w:rsidP="003C493F">
      <w:pPr>
        <w:pStyle w:val="ListParagraph"/>
        <w:numPr>
          <w:ilvl w:val="0"/>
          <w:numId w:val="9"/>
        </w:numPr>
        <w:rPr>
          <w:rFonts w:cstheme="minorHAnsi"/>
        </w:rPr>
      </w:pPr>
      <w:r w:rsidRPr="001803C5">
        <w:rPr>
          <w:rFonts w:cstheme="minorHAnsi"/>
        </w:rPr>
        <w:t>Entities</w:t>
      </w:r>
    </w:p>
    <w:p w14:paraId="065BC927" w14:textId="4BFA57B6" w:rsidR="00413ED8" w:rsidRPr="001803C5" w:rsidRDefault="00413ED8" w:rsidP="003C493F">
      <w:pPr>
        <w:pStyle w:val="ListParagraph"/>
        <w:numPr>
          <w:ilvl w:val="0"/>
          <w:numId w:val="9"/>
        </w:numPr>
        <w:rPr>
          <w:rFonts w:cstheme="minorHAnsi"/>
        </w:rPr>
      </w:pPr>
      <w:r w:rsidRPr="001803C5">
        <w:rPr>
          <w:rFonts w:cstheme="minorHAnsi"/>
        </w:rPr>
        <w:t>Model Driven App</w:t>
      </w:r>
    </w:p>
    <w:p w14:paraId="1B165C2C" w14:textId="2C1E209F" w:rsidR="00325ADF" w:rsidRPr="001803C5" w:rsidRDefault="00325ADF" w:rsidP="003C493F">
      <w:pPr>
        <w:pStyle w:val="ListParagraph"/>
        <w:numPr>
          <w:ilvl w:val="0"/>
          <w:numId w:val="9"/>
        </w:numPr>
        <w:rPr>
          <w:rFonts w:cstheme="minorHAnsi"/>
        </w:rPr>
      </w:pPr>
      <w:r w:rsidRPr="001803C5">
        <w:rPr>
          <w:rFonts w:cstheme="minorHAnsi"/>
        </w:rPr>
        <w:t>Canvas Apps</w:t>
      </w:r>
    </w:p>
    <w:p w14:paraId="63D8EC6F" w14:textId="3A5E85A3" w:rsidR="0048329B" w:rsidRPr="001803C5" w:rsidRDefault="002747A1" w:rsidP="003C493F">
      <w:pPr>
        <w:pStyle w:val="ListParagraph"/>
        <w:numPr>
          <w:ilvl w:val="0"/>
          <w:numId w:val="9"/>
        </w:numPr>
        <w:rPr>
          <w:rFonts w:cstheme="minorHAnsi"/>
        </w:rPr>
      </w:pPr>
      <w:r w:rsidRPr="001803C5">
        <w:rPr>
          <w:rFonts w:cstheme="minorHAnsi"/>
        </w:rPr>
        <w:t>Security Roles</w:t>
      </w:r>
    </w:p>
    <w:p w14:paraId="51038210" w14:textId="3B240622" w:rsidR="0048329B" w:rsidRPr="00D27B3D" w:rsidRDefault="000B3AA6" w:rsidP="00D27B3D">
      <w:pPr>
        <w:pStyle w:val="Heading3"/>
      </w:pPr>
      <w:bookmarkStart w:id="81" w:name="_Toc10827388"/>
      <w:r w:rsidRPr="001803C5">
        <w:t>Depende</w:t>
      </w:r>
      <w:r w:rsidR="00FD5C9E" w:rsidRPr="001803C5">
        <w:t>nt on</w:t>
      </w:r>
      <w:bookmarkEnd w:id="81"/>
    </w:p>
    <w:p w14:paraId="39583B66" w14:textId="6BCB9E6C" w:rsidR="000B3AA6" w:rsidRPr="001803C5" w:rsidRDefault="002B3C84" w:rsidP="00FA5290">
      <w:pPr>
        <w:rPr>
          <w:rFonts w:cstheme="minorHAnsi"/>
        </w:rPr>
      </w:pPr>
      <w:r w:rsidRPr="001803C5">
        <w:rPr>
          <w:rFonts w:cstheme="minorHAnsi"/>
        </w:rPr>
        <w:t xml:space="preserve">Configure COE Settings. Make sure that </w:t>
      </w:r>
      <w:r w:rsidR="0048329B" w:rsidRPr="001803C5">
        <w:rPr>
          <w:rFonts w:cstheme="minorHAnsi"/>
        </w:rPr>
        <w:t xml:space="preserve">the COE Settings are completed for the Canvas Apps installed in the solution </w:t>
      </w:r>
      <w:r w:rsidR="00780ECE" w:rsidRPr="001803C5">
        <w:rPr>
          <w:rFonts w:cstheme="minorHAnsi"/>
        </w:rPr>
        <w:t xml:space="preserve">to work correctly. </w:t>
      </w:r>
    </w:p>
    <w:p w14:paraId="7D89865F" w14:textId="029BCE9B" w:rsidR="00633D0A" w:rsidRPr="00D27B3D" w:rsidRDefault="00633D0A" w:rsidP="00D27B3D">
      <w:pPr>
        <w:pStyle w:val="Heading3"/>
      </w:pPr>
      <w:bookmarkStart w:id="82" w:name="_Toc10827389"/>
      <w:r w:rsidRPr="001803C5">
        <w:t>Dependencies</w:t>
      </w:r>
      <w:bookmarkEnd w:id="82"/>
    </w:p>
    <w:p w14:paraId="2E51B52D" w14:textId="756B2F52" w:rsidR="00633D0A" w:rsidRPr="001803C5" w:rsidRDefault="00633D0A" w:rsidP="00FA5290">
      <w:pPr>
        <w:rPr>
          <w:rFonts w:cstheme="minorHAnsi"/>
        </w:rPr>
      </w:pPr>
      <w:r w:rsidRPr="001803C5">
        <w:rPr>
          <w:rFonts w:cstheme="minorHAnsi"/>
        </w:rPr>
        <w:t>All other segments</w:t>
      </w:r>
      <w:r w:rsidR="0098353B" w:rsidRPr="001803C5">
        <w:rPr>
          <w:rFonts w:cstheme="minorHAnsi"/>
        </w:rPr>
        <w:t xml:space="preserve"> listed below.</w:t>
      </w:r>
    </w:p>
    <w:p w14:paraId="54A863FE" w14:textId="16FF2584" w:rsidR="00010F41" w:rsidRPr="00D27B3D" w:rsidRDefault="00010F41" w:rsidP="00D27B3D">
      <w:pPr>
        <w:pStyle w:val="Heading3"/>
      </w:pPr>
      <w:bookmarkStart w:id="83" w:name="_Toc10827390"/>
      <w:r w:rsidRPr="001803C5">
        <w:t>Description</w:t>
      </w:r>
      <w:bookmarkEnd w:id="83"/>
    </w:p>
    <w:p w14:paraId="527244BA" w14:textId="0C37B915" w:rsidR="00413ED8" w:rsidRPr="001803C5" w:rsidRDefault="00615D04" w:rsidP="00AC62B5">
      <w:pPr>
        <w:rPr>
          <w:rFonts w:cstheme="minorHAnsi"/>
        </w:rPr>
      </w:pPr>
      <w:r w:rsidRPr="001803C5">
        <w:rPr>
          <w:rFonts w:cstheme="minorHAnsi"/>
        </w:rPr>
        <w:t>This is the first setup step and is required for any other component in the starter kit to work.</w:t>
      </w:r>
    </w:p>
    <w:p w14:paraId="50C41D9D" w14:textId="65598045" w:rsidR="008F443A" w:rsidRPr="001803C5" w:rsidRDefault="00B128CA" w:rsidP="003B037D">
      <w:pPr>
        <w:pStyle w:val="Heading3"/>
      </w:pPr>
      <w:bookmarkStart w:id="84" w:name="_Toc10827391"/>
      <w:r w:rsidRPr="001803C5">
        <w:t>Instructions</w:t>
      </w:r>
      <w:bookmarkEnd w:id="84"/>
    </w:p>
    <w:p w14:paraId="0112922D" w14:textId="77777777" w:rsidR="00156A21" w:rsidRDefault="00A8510A" w:rsidP="003C493F">
      <w:pPr>
        <w:pStyle w:val="ListParagraph"/>
        <w:numPr>
          <w:ilvl w:val="0"/>
          <w:numId w:val="14"/>
        </w:numPr>
      </w:pPr>
      <w:r w:rsidRPr="001803C5">
        <w:t>Go to the Environment where the solution will be installed</w:t>
      </w:r>
    </w:p>
    <w:p w14:paraId="32C058DE" w14:textId="77777777" w:rsidR="00156A21" w:rsidRDefault="00B128CA" w:rsidP="003C493F">
      <w:pPr>
        <w:pStyle w:val="ListParagraph"/>
        <w:numPr>
          <w:ilvl w:val="1"/>
          <w:numId w:val="14"/>
        </w:numPr>
      </w:pPr>
      <w:r w:rsidRPr="001803C5">
        <w:t xml:space="preserve">Go to </w:t>
      </w:r>
      <w:hyperlink r:id="rId27" w:history="1">
        <w:r w:rsidRPr="00156A21">
          <w:rPr>
            <w:rStyle w:val="Hyperlink"/>
            <w:rFonts w:cstheme="minorHAnsi"/>
          </w:rPr>
          <w:t>https://make.powerapps.com</w:t>
        </w:r>
      </w:hyperlink>
    </w:p>
    <w:p w14:paraId="7323BC0F" w14:textId="77777777" w:rsidR="00156A21" w:rsidRDefault="00B128CA" w:rsidP="003C493F">
      <w:pPr>
        <w:pStyle w:val="ListParagraph"/>
        <w:numPr>
          <w:ilvl w:val="1"/>
          <w:numId w:val="14"/>
        </w:numPr>
      </w:pPr>
      <w:r w:rsidRPr="001803C5">
        <w:t xml:space="preserve">Navigate to the Environment the </w:t>
      </w:r>
      <w:proofErr w:type="spellStart"/>
      <w:r w:rsidRPr="001803C5">
        <w:t>CoE</w:t>
      </w:r>
      <w:proofErr w:type="spellEnd"/>
      <w:r w:rsidRPr="001803C5">
        <w:t xml:space="preserve"> solution will be hosted in. In the screenshots example, we're importing to the Environment called 'Contoso </w:t>
      </w:r>
      <w:proofErr w:type="spellStart"/>
      <w:r w:rsidRPr="001803C5">
        <w:t>CoE</w:t>
      </w:r>
      <w:proofErr w:type="spellEnd"/>
      <w:r w:rsidRPr="001803C5">
        <w:t>'.</w:t>
      </w:r>
    </w:p>
    <w:p w14:paraId="7498EB79" w14:textId="77777777" w:rsidR="000F2B5A" w:rsidRDefault="00B128CA" w:rsidP="003C493F">
      <w:pPr>
        <w:pStyle w:val="ListParagraph"/>
        <w:numPr>
          <w:ilvl w:val="0"/>
          <w:numId w:val="14"/>
        </w:numPr>
      </w:pPr>
      <w:r w:rsidRPr="001803C5">
        <w:t>Select Solutions on the left navigation bar. </w:t>
      </w:r>
    </w:p>
    <w:p w14:paraId="41418C5C" w14:textId="0AB27F31" w:rsidR="00825CA3" w:rsidRDefault="00B128CA" w:rsidP="00825CA3">
      <w:pPr>
        <w:pStyle w:val="ListParagraph"/>
      </w:pPr>
      <w:r w:rsidRPr="001803C5">
        <w:rPr>
          <w:noProof/>
          <w:color w:val="2B579A"/>
          <w:shd w:val="clear" w:color="auto" w:fill="E6E6E6"/>
        </w:rPr>
        <w:lastRenderedPageBreak/>
        <w:drawing>
          <wp:inline distT="0" distB="0" distL="0" distR="0" wp14:anchorId="708A1C45" wp14:editId="25CE4D4C">
            <wp:extent cx="4725302" cy="2812211"/>
            <wp:effectExtent l="0" t="0" r="0" b="7620"/>
            <wp:docPr id="16" name="Picture 16" descr="PowerApps &#10;I Home &#10;Learn &#10;Apps &#10;+ Create &#10;Data &#10;Entities &#10;Option Sets &#10;Data Integration &#10;Connections &#10;Custom Connectors &#10;Gateways &#10;Flows &#10;Solutions &#10;Build business apps, fast &#10;Create apps that connect to your data and work across web and mobile. Learn about PowerApps &#10;Make your own app &#10;Canvas app from blank &#10;Z Canvas app &#10;Model-driven app from blank &#10;Model-driven app &#10;Recent apps &#10;Shared with me &#10;Name &#10;Developer Compliance Center &#10;DLP Editor &#10;App Catalog &#10;Power Platform Admin View &#10;Start from data &#10;Z Canvas app &#10;Modified &#10;49 min ago &#10;49 min ago &#10;49 min ago &#10;49 min ago &#10;200. &#10;Owner &#10;You &#10;You &#10;You &#10;Megan Bowen &#10;Environment &#10;Contoso Center of Excellence &#10;Contoso (default) (default) &#10;Contoso (Development) &#10;(contosodev) &#10;Contoso Center of Excellence &#10;(org99b2e579) &#10;Playground &#10;Test Asia (testasia) &#10;PowerApps Training for Office &#10;Z Canvas app &#10;All templates -+ &#10;Type &#10;Canvas &#10;Canvas &#10;Canvas &#10;Model-driven &#10;AILap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Apps &#10;I Home &#10;Learn &#10;Apps &#10;+ Create &#10;Data &#10;Entities &#10;Option Sets &#10;Data Integration &#10;Connections &#10;Custom Connectors &#10;Gateways &#10;Flows &#10;Solutions &#10;Build business apps, fast &#10;Create apps that connect to your data and work across web and mobile. Learn about PowerApps &#10;Make your own app &#10;Canvas app from blank &#10;Z Canvas app &#10;Model-driven app from blank &#10;Model-driven app &#10;Recent apps &#10;Shared with me &#10;Name &#10;Developer Compliance Center &#10;DLP Editor &#10;App Catalog &#10;Power Platform Admin View &#10;Start from data &#10;Z Canvas app &#10;Modified &#10;49 min ago &#10;49 min ago &#10;49 min ago &#10;49 min ago &#10;200. &#10;Owner &#10;You &#10;You &#10;You &#10;Megan Bowen &#10;Environment &#10;Contoso Center of Excellence &#10;Contoso (default) (default) &#10;Contoso (Development) &#10;(contosodev) &#10;Contoso Center of Excellence &#10;(org99b2e579) &#10;Playground &#10;Test Asia (testasia) &#10;PowerApps Training for Office &#10;Z Canvas app &#10;All templates -+ &#10;Type &#10;Canvas &#10;Canvas &#10;Canvas &#10;Model-driven &#10;AILapps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34226" cy="2817522"/>
                    </a:xfrm>
                    <a:prstGeom prst="rect">
                      <a:avLst/>
                    </a:prstGeom>
                    <a:noFill/>
                    <a:ln>
                      <a:noFill/>
                    </a:ln>
                  </pic:spPr>
                </pic:pic>
              </a:graphicData>
            </a:graphic>
          </wp:inline>
        </w:drawing>
      </w:r>
      <w:r w:rsidR="00825CA3">
        <w:br/>
      </w:r>
    </w:p>
    <w:p w14:paraId="2D03424F" w14:textId="2E2E1A6D" w:rsidR="00027880" w:rsidRDefault="00B128CA" w:rsidP="003C493F">
      <w:pPr>
        <w:pStyle w:val="ListParagraph"/>
        <w:numPr>
          <w:ilvl w:val="0"/>
          <w:numId w:val="14"/>
        </w:numPr>
      </w:pPr>
      <w:r w:rsidRPr="001803C5">
        <w:t xml:space="preserve">Select </w:t>
      </w:r>
      <w:r w:rsidRPr="00825CA3">
        <w:rPr>
          <w:b/>
          <w:bCs/>
        </w:rPr>
        <w:t>Import</w:t>
      </w:r>
      <w:r w:rsidRPr="001803C5">
        <w:t>, and a pop-up window will appear</w:t>
      </w:r>
      <w:r w:rsidR="00911FF5">
        <w:t xml:space="preserve"> (m</w:t>
      </w:r>
      <w:r w:rsidRPr="001803C5">
        <w:t xml:space="preserve">ake sure to disable the pop-up blocker in your browser and try again if nothing happens when clicking </w:t>
      </w:r>
      <w:r w:rsidR="001F6FB6">
        <w:t xml:space="preserve">the </w:t>
      </w:r>
      <w:r w:rsidRPr="001803C5">
        <w:t>Import</w:t>
      </w:r>
      <w:r w:rsidR="001F6FB6">
        <w:t xml:space="preserve"> button</w:t>
      </w:r>
      <w:r w:rsidR="00911FF5">
        <w:t>)</w:t>
      </w:r>
      <w:r w:rsidRPr="001803C5">
        <w:t>.</w:t>
      </w:r>
      <w:r w:rsidR="00655860">
        <w:br/>
      </w:r>
    </w:p>
    <w:p w14:paraId="70F17AD4" w14:textId="77777777" w:rsidR="00945D8B" w:rsidRDefault="00B128CA" w:rsidP="003C493F">
      <w:pPr>
        <w:pStyle w:val="ListParagraph"/>
        <w:numPr>
          <w:ilvl w:val="0"/>
          <w:numId w:val="14"/>
        </w:numPr>
      </w:pPr>
      <w:r w:rsidRPr="001803C5">
        <w:t xml:space="preserve">In the pop-up window, select </w:t>
      </w:r>
      <w:r w:rsidRPr="00027880">
        <w:rPr>
          <w:b/>
          <w:bCs/>
        </w:rPr>
        <w:t>Choose File</w:t>
      </w:r>
      <w:r w:rsidRPr="001803C5">
        <w:t>.</w:t>
      </w:r>
      <w:r w:rsidR="007E111D">
        <w:br/>
      </w:r>
      <w:r w:rsidRPr="001803C5">
        <w:rPr>
          <w:noProof/>
          <w:color w:val="2B579A"/>
          <w:shd w:val="clear" w:color="auto" w:fill="E6E6E6"/>
        </w:rPr>
        <w:drawing>
          <wp:inline distT="0" distB="0" distL="0" distR="0" wp14:anchorId="7D6B7D7F" wp14:editId="6406A732">
            <wp:extent cx="2926080" cy="2296795"/>
            <wp:effectExtent l="0" t="0" r="7620" b="8255"/>
            <wp:docPr id="15" name="Picture 15" descr="Import Solution - Google Chrome &#10;https://org99b2e579.crm.dynamics.com/tools/solution/import/SolutionlmportWi... &#10;Select Solution Package &#10;Select the compressed (Zip or cab) file that contains the solution you Want to &#10;i In rt and Click Next. &#10;Choose File o file chosen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port Solution - Google Chrome &#10;https://org99b2e579.crm.dynamics.com/tools/solution/import/SolutionlmportWi... &#10;Select Solution Package &#10;Select the compressed (Zip or cab) file that contains the solution you Want to &#10;i In rt and Click Next. &#10;Choose File o file chosen &#10;Help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26080" cy="2296795"/>
                    </a:xfrm>
                    <a:prstGeom prst="rect">
                      <a:avLst/>
                    </a:prstGeom>
                    <a:noFill/>
                    <a:ln>
                      <a:noFill/>
                    </a:ln>
                  </pic:spPr>
                </pic:pic>
              </a:graphicData>
            </a:graphic>
          </wp:inline>
        </w:drawing>
      </w:r>
    </w:p>
    <w:p w14:paraId="2E07E250" w14:textId="77777777" w:rsidR="001F2C21" w:rsidRDefault="00B128CA" w:rsidP="003C493F">
      <w:pPr>
        <w:pStyle w:val="ListParagraph"/>
        <w:numPr>
          <w:ilvl w:val="0"/>
          <w:numId w:val="14"/>
        </w:numPr>
      </w:pPr>
      <w:r w:rsidRPr="005C452C">
        <w:t xml:space="preserve">Choose the </w:t>
      </w:r>
      <w:r w:rsidRPr="00945D8B">
        <w:rPr>
          <w:b/>
          <w:bCs/>
        </w:rPr>
        <w:t>Power Platform</w:t>
      </w:r>
      <w:r w:rsidRPr="005C452C">
        <w:t xml:space="preserve"> solution from the file explorer.</w:t>
      </w:r>
    </w:p>
    <w:p w14:paraId="71EC50AE" w14:textId="602C27BA" w:rsidR="009F6967" w:rsidRPr="009F6967" w:rsidRDefault="00B128CA" w:rsidP="009F6967">
      <w:pPr>
        <w:pStyle w:val="Subtitle"/>
      </w:pPr>
      <w:r w:rsidRPr="001803C5">
        <w:t xml:space="preserve">Note: If you would like to import the solution and want the ability to modify the configurations of the solution, import the </w:t>
      </w:r>
      <w:r w:rsidRPr="00945D8B">
        <w:rPr>
          <w:b/>
          <w:bCs/>
        </w:rPr>
        <w:t>Unmanaged</w:t>
      </w:r>
      <w:r w:rsidRPr="001803C5">
        <w:t xml:space="preserve"> version. If you do not need to modify the solution and just want to use it the way it comes, import the </w:t>
      </w:r>
      <w:r w:rsidRPr="00945D8B">
        <w:rPr>
          <w:b/>
          <w:bCs/>
        </w:rPr>
        <w:t>Managed</w:t>
      </w:r>
      <w:r w:rsidRPr="001803C5">
        <w:t xml:space="preserve"> version.</w:t>
      </w:r>
    </w:p>
    <w:p w14:paraId="5CD451D3" w14:textId="54B506C4" w:rsidR="00C87B92" w:rsidRDefault="00B128CA" w:rsidP="003C493F">
      <w:pPr>
        <w:pStyle w:val="ListParagraph"/>
        <w:numPr>
          <w:ilvl w:val="0"/>
          <w:numId w:val="14"/>
        </w:numPr>
      </w:pPr>
      <w:r w:rsidRPr="001803C5">
        <w:t xml:space="preserve">When the solution compressed (.zip) file has been loaded, click </w:t>
      </w:r>
      <w:r w:rsidRPr="004E7F98">
        <w:rPr>
          <w:b/>
          <w:bCs/>
        </w:rPr>
        <w:t>Next</w:t>
      </w:r>
      <w:r w:rsidRPr="001803C5">
        <w:t xml:space="preserve">. </w:t>
      </w:r>
    </w:p>
    <w:p w14:paraId="7C17A516" w14:textId="63291F34" w:rsidR="00456F0B" w:rsidRDefault="0094195D" w:rsidP="003C493F">
      <w:pPr>
        <w:pStyle w:val="ListParagraph"/>
        <w:numPr>
          <w:ilvl w:val="0"/>
          <w:numId w:val="14"/>
        </w:numPr>
      </w:pPr>
      <w:r>
        <w:t>Review, c</w:t>
      </w:r>
      <w:r w:rsidR="00B128CA" w:rsidRPr="001803C5">
        <w:t xml:space="preserve">lick </w:t>
      </w:r>
      <w:r w:rsidR="00B128CA" w:rsidRPr="00C87B92">
        <w:rPr>
          <w:b/>
          <w:bCs/>
        </w:rPr>
        <w:t>Next</w:t>
      </w:r>
      <w:r w:rsidR="00B128CA" w:rsidRPr="001803C5">
        <w:t xml:space="preserve">, then click </w:t>
      </w:r>
      <w:r w:rsidR="00B128CA" w:rsidRPr="00C87B92">
        <w:rPr>
          <w:b/>
          <w:bCs/>
        </w:rPr>
        <w:t>Import</w:t>
      </w:r>
      <w:r w:rsidR="00B128CA" w:rsidRPr="001803C5">
        <w:t xml:space="preserve">. </w:t>
      </w:r>
      <w:r w:rsidR="00303F3B">
        <w:t>(</w:t>
      </w:r>
      <w:r w:rsidR="00B128CA" w:rsidRPr="001803C5">
        <w:t>This can take some time.</w:t>
      </w:r>
      <w:r w:rsidR="00303F3B">
        <w:t>)</w:t>
      </w:r>
    </w:p>
    <w:p w14:paraId="5D70DA0D" w14:textId="6B5E593F" w:rsidR="009F6967" w:rsidRDefault="00B128CA" w:rsidP="009F6967">
      <w:pPr>
        <w:pStyle w:val="ListParagraph"/>
        <w:numPr>
          <w:ilvl w:val="0"/>
          <w:numId w:val="14"/>
        </w:numPr>
      </w:pPr>
      <w:r w:rsidRPr="001803C5">
        <w:t xml:space="preserve">When the import succeeds, </w:t>
      </w:r>
      <w:r w:rsidR="005136E7">
        <w:t xml:space="preserve">the </w:t>
      </w:r>
      <w:r w:rsidRPr="001803C5">
        <w:t>list of the components that were imported</w:t>
      </w:r>
      <w:r w:rsidR="005136E7">
        <w:t xml:space="preserve"> is displayed</w:t>
      </w:r>
      <w:r w:rsidRPr="001803C5">
        <w:t>.</w:t>
      </w:r>
    </w:p>
    <w:p w14:paraId="6C4A8919" w14:textId="33C7C285" w:rsidR="009F6967" w:rsidRPr="009F6967" w:rsidRDefault="00B128CA" w:rsidP="009F6967">
      <w:pPr>
        <w:pStyle w:val="Subtitle"/>
      </w:pPr>
      <w:r w:rsidRPr="001803C5">
        <w:t xml:space="preserve">Note: Sometimes </w:t>
      </w:r>
      <w:r w:rsidR="00C95DDA">
        <w:t>Flow</w:t>
      </w:r>
      <w:r w:rsidRPr="001803C5">
        <w:t xml:space="preserve"> components show a warning message and a duplicate record of that component </w:t>
      </w:r>
    </w:p>
    <w:p w14:paraId="1F950514" w14:textId="027A6F02" w:rsidR="00383C0C" w:rsidRDefault="00B128CA" w:rsidP="003C493F">
      <w:pPr>
        <w:pStyle w:val="ListParagraph"/>
        <w:numPr>
          <w:ilvl w:val="0"/>
          <w:numId w:val="14"/>
        </w:numPr>
      </w:pPr>
      <w:r w:rsidRPr="001803C5">
        <w:lastRenderedPageBreak/>
        <w:t xml:space="preserve">Click </w:t>
      </w:r>
      <w:r w:rsidRPr="001E53F2">
        <w:rPr>
          <w:b/>
          <w:bCs/>
        </w:rPr>
        <w:t>Publish All Customizations</w:t>
      </w:r>
      <w:r w:rsidRPr="001803C5">
        <w:t>. This is good practice to follow whenever you make changes to a solution, but especially so when importing.</w:t>
      </w:r>
    </w:p>
    <w:p w14:paraId="2E015AFF" w14:textId="77777777" w:rsidR="009F6967" w:rsidRDefault="009F6967" w:rsidP="009F6967">
      <w:pPr>
        <w:ind w:left="360"/>
      </w:pPr>
    </w:p>
    <w:p w14:paraId="6F2C34A7" w14:textId="407ECAF5" w:rsidR="00383C0C" w:rsidRDefault="00B128CA" w:rsidP="00383C0C">
      <w:pPr>
        <w:pStyle w:val="Heading3"/>
      </w:pPr>
      <w:bookmarkStart w:id="85" w:name="_Toc10827392"/>
      <w:r w:rsidRPr="00383C0C">
        <w:t xml:space="preserve">Grant access to </w:t>
      </w:r>
      <w:r w:rsidR="00F71CF1">
        <w:t>end users</w:t>
      </w:r>
      <w:bookmarkEnd w:id="85"/>
    </w:p>
    <w:p w14:paraId="2AAA05CA" w14:textId="77777777" w:rsidR="00FA1F13" w:rsidRDefault="00B128CA" w:rsidP="00383C0C">
      <w:r w:rsidRPr="00383C0C">
        <w:t xml:space="preserve">The user account who uploaded the solution and the Environment admin of the Environment the solution </w:t>
      </w:r>
      <w:r w:rsidR="00DD5B06">
        <w:t>exists</w:t>
      </w:r>
      <w:r w:rsidRPr="00383C0C">
        <w:t xml:space="preserve"> in will have full access to the solution</w:t>
      </w:r>
      <w:r w:rsidR="00DD5B06">
        <w:t xml:space="preserve">. To share this solution with others, </w:t>
      </w:r>
      <w:r w:rsidRPr="00383C0C">
        <w:t xml:space="preserve">there are some steps needed to </w:t>
      </w:r>
      <w:r w:rsidR="006E1C04">
        <w:t>configure access</w:t>
      </w:r>
      <w:r w:rsidRPr="00383C0C">
        <w:t xml:space="preserve">. </w:t>
      </w:r>
    </w:p>
    <w:p w14:paraId="566F832B" w14:textId="6DF2354F" w:rsidR="00B128CA" w:rsidRPr="00383C0C" w:rsidRDefault="00B128CA" w:rsidP="00383C0C">
      <w:r w:rsidRPr="00383C0C">
        <w:t>There are multiple components that must be shared</w:t>
      </w:r>
      <w:r w:rsidR="00C034C7">
        <w:t xml:space="preserve"> with the end users</w:t>
      </w:r>
      <w:r w:rsidRPr="00383C0C">
        <w:t>. The components that must be configured for sharing include:</w:t>
      </w:r>
    </w:p>
    <w:p w14:paraId="2B71BFDF" w14:textId="5745C9EF" w:rsidR="008D5627" w:rsidRDefault="00853A28" w:rsidP="00A50CAD">
      <w:pPr>
        <w:pStyle w:val="ListParagraph"/>
        <w:numPr>
          <w:ilvl w:val="0"/>
          <w:numId w:val="15"/>
        </w:numPr>
      </w:pPr>
      <w:r>
        <w:t>Environment</w:t>
      </w:r>
      <w:r w:rsidR="00F6604E">
        <w:t xml:space="preserve">, Solution, Model Driven App, </w:t>
      </w:r>
      <w:r w:rsidR="002D085E">
        <w:t xml:space="preserve">Custom </w:t>
      </w:r>
      <w:r w:rsidR="00F6604E">
        <w:t>Entities</w:t>
      </w:r>
      <w:r w:rsidR="00A50CAD">
        <w:t xml:space="preserve"> require </w:t>
      </w:r>
      <w:r w:rsidR="008D5627">
        <w:t>Security role</w:t>
      </w:r>
      <w:r w:rsidR="00A50CAD">
        <w:t xml:space="preserve"> assignments to be shared</w:t>
      </w:r>
      <w:r w:rsidR="00F82654">
        <w:t xml:space="preserve">. Security </w:t>
      </w:r>
      <w:r w:rsidR="004023E4">
        <w:t xml:space="preserve">groups </w:t>
      </w:r>
      <w:r w:rsidR="00F82654">
        <w:t>can manage assignment of security roles to users.</w:t>
      </w:r>
      <w:r w:rsidR="00514A5B">
        <w:br/>
      </w:r>
    </w:p>
    <w:p w14:paraId="132328DB" w14:textId="7703791A" w:rsidR="001257D4" w:rsidRDefault="00B128CA" w:rsidP="006E402F">
      <w:pPr>
        <w:pStyle w:val="ListParagraph"/>
        <w:numPr>
          <w:ilvl w:val="0"/>
          <w:numId w:val="15"/>
        </w:numPr>
      </w:pPr>
      <w:r w:rsidRPr="001803C5">
        <w:t>Canvas Apps</w:t>
      </w:r>
      <w:r w:rsidR="00E9348F">
        <w:t xml:space="preserve"> require shared permissions on an i</w:t>
      </w:r>
      <w:r w:rsidR="00457E78">
        <w:t xml:space="preserve">ndividual </w:t>
      </w:r>
      <w:r w:rsidR="00E9348F">
        <w:t xml:space="preserve">basis </w:t>
      </w:r>
      <w:r w:rsidR="00457E78">
        <w:t xml:space="preserve">or </w:t>
      </w:r>
      <w:r w:rsidR="00E9348F">
        <w:t xml:space="preserve">through </w:t>
      </w:r>
      <w:r w:rsidR="006470B1">
        <w:t>a S</w:t>
      </w:r>
      <w:r w:rsidR="00697D8A">
        <w:t>ecurity group</w:t>
      </w:r>
    </w:p>
    <w:p w14:paraId="54863DD7" w14:textId="6A0AB16B" w:rsidR="00BB6633" w:rsidRDefault="00C13310" w:rsidP="006E402F">
      <w:pPr>
        <w:pStyle w:val="Subtitle"/>
      </w:pPr>
      <w:r>
        <w:t xml:space="preserve">Note: Security groups can </w:t>
      </w:r>
      <w:r w:rsidR="003A538A">
        <w:t>be used to share a</w:t>
      </w:r>
      <w:r w:rsidR="00A3525E">
        <w:t xml:space="preserve"> </w:t>
      </w:r>
      <w:r w:rsidR="003A538A">
        <w:t>security role</w:t>
      </w:r>
      <w:r w:rsidR="00216D6D">
        <w:t xml:space="preserve"> with multiple people in one action</w:t>
      </w:r>
      <w:r w:rsidR="00A3525E">
        <w:t>.</w:t>
      </w:r>
      <w:r w:rsidR="00B128CA" w:rsidRPr="001803C5">
        <w:br/>
      </w:r>
    </w:p>
    <w:p w14:paraId="59D85DCE" w14:textId="77777777" w:rsidR="00B128CA" w:rsidRPr="001803C5" w:rsidRDefault="00B128CA" w:rsidP="00214121">
      <w:pPr>
        <w:pStyle w:val="Heading4"/>
      </w:pPr>
      <w:r w:rsidRPr="001803C5">
        <w:t>Share with Security Groups</w:t>
      </w:r>
    </w:p>
    <w:p w14:paraId="5C93820C" w14:textId="17DF2D15" w:rsidR="00B128CA" w:rsidRPr="001803C5" w:rsidRDefault="00750901" w:rsidP="004105AD">
      <w:r>
        <w:t>You can share both security roles and canvas apps through security groups. Make sure the following prerequisites are met:</w:t>
      </w:r>
    </w:p>
    <w:p w14:paraId="21F0FAE0" w14:textId="412BB623" w:rsidR="00B128CA" w:rsidRPr="001803C5" w:rsidRDefault="00B128CA" w:rsidP="00A0180B">
      <w:pPr>
        <w:pStyle w:val="ListParagraph"/>
        <w:numPr>
          <w:ilvl w:val="0"/>
          <w:numId w:val="18"/>
        </w:numPr>
      </w:pPr>
      <w:r w:rsidRPr="001803C5">
        <w:t xml:space="preserve">Security group for </w:t>
      </w:r>
      <w:r w:rsidR="00650AC7">
        <w:t xml:space="preserve">end </w:t>
      </w:r>
      <w:r w:rsidRPr="001803C5">
        <w:t>users</w:t>
      </w:r>
      <w:r w:rsidR="00482610">
        <w:t xml:space="preserve"> (e.g., </w:t>
      </w:r>
      <w:r w:rsidR="00482610" w:rsidRPr="007D4D2D">
        <w:rPr>
          <w:i/>
          <w:iCs/>
        </w:rPr>
        <w:t>Power Platform Makers SG</w:t>
      </w:r>
      <w:r w:rsidR="00482610">
        <w:t>)</w:t>
      </w:r>
      <w:r w:rsidRPr="001803C5">
        <w:t xml:space="preserve"> </w:t>
      </w:r>
    </w:p>
    <w:p w14:paraId="34D52829" w14:textId="3F33CDCC" w:rsidR="00B128CA" w:rsidRDefault="00B128CA" w:rsidP="00A0180B">
      <w:pPr>
        <w:pStyle w:val="ListParagraph"/>
        <w:numPr>
          <w:ilvl w:val="0"/>
          <w:numId w:val="18"/>
        </w:numPr>
      </w:pPr>
      <w:r w:rsidRPr="001803C5">
        <w:t>The Power Platform Admin solution is already imported</w:t>
      </w:r>
    </w:p>
    <w:p w14:paraId="70727CFE" w14:textId="7B929DA0" w:rsidR="00B128CA" w:rsidRPr="001803C5" w:rsidRDefault="009E35A4" w:rsidP="00BA77C7">
      <w:r>
        <w:t>Once the security group is configured</w:t>
      </w:r>
      <w:r w:rsidR="0050272C">
        <w:t>:</w:t>
      </w:r>
    </w:p>
    <w:p w14:paraId="0B1EF3D8" w14:textId="77777777" w:rsidR="00B05366" w:rsidRDefault="00B05366" w:rsidP="00C66EB7">
      <w:pPr>
        <w:pStyle w:val="ListParagraph"/>
        <w:numPr>
          <w:ilvl w:val="0"/>
          <w:numId w:val="20"/>
        </w:numPr>
      </w:pPr>
      <w:r>
        <w:t>Navigate to the Center of Excellence Solution</w:t>
      </w:r>
    </w:p>
    <w:p w14:paraId="3584163B" w14:textId="3B1B8B0B" w:rsidR="00A728FD" w:rsidRPr="004F44CC" w:rsidRDefault="00B128CA" w:rsidP="004F44CC">
      <w:pPr>
        <w:pStyle w:val="ListParagraph"/>
        <w:numPr>
          <w:ilvl w:val="1"/>
          <w:numId w:val="27"/>
        </w:numPr>
        <w:rPr>
          <w:rFonts w:cstheme="minorHAnsi"/>
        </w:rPr>
      </w:pPr>
      <w:r w:rsidRPr="001803C5">
        <w:t xml:space="preserve">Go to </w:t>
      </w:r>
      <w:hyperlink r:id="rId30" w:history="1">
        <w:r w:rsidR="00123B78" w:rsidRPr="00D2744A">
          <w:rPr>
            <w:rStyle w:val="Hyperlink"/>
            <w:rFonts w:cstheme="minorHAnsi"/>
          </w:rPr>
          <w:t>https://make.powerapps.com</w:t>
        </w:r>
      </w:hyperlink>
      <w:r w:rsidRPr="001803C5">
        <w:t xml:space="preserve"> </w:t>
      </w:r>
      <w:r w:rsidR="000673D4" w:rsidRPr="001803C5">
        <w:rPr>
          <w:rFonts w:cstheme="minorHAnsi"/>
        </w:rPr>
        <w:t>and set the current Environment to the same Environment where the Center of Excellence solution is installed</w:t>
      </w:r>
    </w:p>
    <w:p w14:paraId="7331FCC7" w14:textId="50261AEF" w:rsidR="00B128CA" w:rsidRPr="001803C5" w:rsidRDefault="00A728FD" w:rsidP="00B05366">
      <w:pPr>
        <w:pStyle w:val="ListParagraph"/>
        <w:numPr>
          <w:ilvl w:val="1"/>
          <w:numId w:val="20"/>
        </w:numPr>
      </w:pPr>
      <w:r>
        <w:t xml:space="preserve">Click </w:t>
      </w:r>
      <w:r w:rsidR="00B128CA" w:rsidRPr="002E6706">
        <w:rPr>
          <w:b/>
          <w:bCs/>
        </w:rPr>
        <w:t>Solutions</w:t>
      </w:r>
      <w:r w:rsidR="00B128CA" w:rsidRPr="001803C5">
        <w:t xml:space="preserve"> &gt; </w:t>
      </w:r>
      <w:r w:rsidR="00980726" w:rsidRPr="002E6706">
        <w:rPr>
          <w:b/>
          <w:bCs/>
        </w:rPr>
        <w:t>Center of Excellence</w:t>
      </w:r>
    </w:p>
    <w:p w14:paraId="3F77A1DA" w14:textId="51F4A9CB" w:rsidR="00D343B2" w:rsidRPr="00D343B2" w:rsidRDefault="00B128CA" w:rsidP="00835045">
      <w:pPr>
        <w:pStyle w:val="ListParagraph"/>
        <w:numPr>
          <w:ilvl w:val="0"/>
          <w:numId w:val="20"/>
        </w:numPr>
        <w:rPr>
          <w:rFonts w:cstheme="minorHAnsi"/>
        </w:rPr>
      </w:pPr>
      <w:r w:rsidRPr="001803C5">
        <w:t xml:space="preserve">Select the ellipse (…) menu of the </w:t>
      </w:r>
      <w:r w:rsidR="007D5D79" w:rsidRPr="00E51C1F">
        <w:rPr>
          <w:b/>
          <w:bCs/>
        </w:rPr>
        <w:t xml:space="preserve">Developer Compliance </w:t>
      </w:r>
      <w:r w:rsidR="00E51C1F">
        <w:rPr>
          <w:b/>
          <w:bCs/>
        </w:rPr>
        <w:t>C</w:t>
      </w:r>
      <w:r w:rsidR="007D5D79" w:rsidRPr="00E51C1F">
        <w:rPr>
          <w:b/>
          <w:bCs/>
        </w:rPr>
        <w:t>enter</w:t>
      </w:r>
      <w:r w:rsidR="007D5D79">
        <w:t xml:space="preserve"> </w:t>
      </w:r>
      <w:r w:rsidRPr="001803C5">
        <w:t>canvas app</w:t>
      </w:r>
      <w:r w:rsidR="00DE2CA1">
        <w:t xml:space="preserve"> &gt;</w:t>
      </w:r>
      <w:r w:rsidRPr="001803C5">
        <w:t xml:space="preserve"> </w:t>
      </w:r>
      <w:r w:rsidRPr="00E51C1F">
        <w:rPr>
          <w:b/>
          <w:bCs/>
        </w:rPr>
        <w:t>Share</w:t>
      </w:r>
      <w:r w:rsidRPr="001803C5">
        <w:t>.</w:t>
      </w:r>
      <w:r w:rsidR="00F627A0">
        <w:br/>
      </w:r>
      <w:r w:rsidR="00403343">
        <w:rPr>
          <w:noProof/>
          <w:color w:val="2B579A"/>
          <w:shd w:val="clear" w:color="auto" w:fill="E6E6E6"/>
        </w:rPr>
        <w:drawing>
          <wp:inline distT="0" distB="0" distL="0" distR="0" wp14:anchorId="724E784E" wp14:editId="18FC5AE5">
            <wp:extent cx="3964838" cy="170877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1245" cy="1724469"/>
                    </a:xfrm>
                    <a:prstGeom prst="rect">
                      <a:avLst/>
                    </a:prstGeom>
                  </pic:spPr>
                </pic:pic>
              </a:graphicData>
            </a:graphic>
          </wp:inline>
        </w:drawing>
      </w:r>
      <w:r w:rsidR="006C2962">
        <w:br/>
      </w:r>
    </w:p>
    <w:p w14:paraId="069B25A9" w14:textId="74ECDFC7" w:rsidR="00E830B1" w:rsidRPr="00E830B1" w:rsidRDefault="003F3179" w:rsidP="00835045">
      <w:pPr>
        <w:pStyle w:val="ListParagraph"/>
        <w:numPr>
          <w:ilvl w:val="0"/>
          <w:numId w:val="20"/>
        </w:numPr>
        <w:rPr>
          <w:rFonts w:cstheme="minorHAnsi"/>
        </w:rPr>
      </w:pPr>
      <w:r>
        <w:lastRenderedPageBreak/>
        <w:t>In the flyout, search for the security group by name</w:t>
      </w:r>
      <w:r>
        <w:br/>
      </w:r>
      <w:r>
        <w:rPr>
          <w:noProof/>
          <w:color w:val="2B579A"/>
          <w:shd w:val="clear" w:color="auto" w:fill="E6E6E6"/>
        </w:rPr>
        <w:drawing>
          <wp:inline distT="0" distB="0" distL="0" distR="0" wp14:anchorId="5DC74763" wp14:editId="7557A0CE">
            <wp:extent cx="2281965" cy="1688668"/>
            <wp:effectExtent l="0" t="0" r="444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66" t="3752" r="7021"/>
                    <a:stretch/>
                  </pic:blipFill>
                  <pic:spPr bwMode="auto">
                    <a:xfrm>
                      <a:off x="0" y="0"/>
                      <a:ext cx="2290539" cy="1695013"/>
                    </a:xfrm>
                    <a:prstGeom prst="rect">
                      <a:avLst/>
                    </a:prstGeom>
                    <a:ln>
                      <a:noFill/>
                    </a:ln>
                    <a:extLst>
                      <a:ext uri="{53640926-AAD7-44D8-BBD7-CCE9431645EC}">
                        <a14:shadowObscured xmlns:a14="http://schemas.microsoft.com/office/drawing/2010/main"/>
                      </a:ext>
                    </a:extLst>
                  </pic:spPr>
                </pic:pic>
              </a:graphicData>
            </a:graphic>
          </wp:inline>
        </w:drawing>
      </w:r>
      <w:r w:rsidR="00FC212D">
        <w:br/>
      </w:r>
    </w:p>
    <w:p w14:paraId="67778E65" w14:textId="7AFD9552" w:rsidR="00B93664" w:rsidRPr="00B93664" w:rsidRDefault="00CE26BE" w:rsidP="00835045">
      <w:pPr>
        <w:pStyle w:val="ListParagraph"/>
        <w:numPr>
          <w:ilvl w:val="0"/>
          <w:numId w:val="20"/>
        </w:numPr>
        <w:rPr>
          <w:rFonts w:cstheme="minorHAnsi"/>
        </w:rPr>
      </w:pPr>
      <w:r>
        <w:t xml:space="preserve">When the security group is selected, the </w:t>
      </w:r>
      <w:r w:rsidR="006E3455">
        <w:t xml:space="preserve">Data permissions section on the lower right side of the flyout will populate with details on the connectors. </w:t>
      </w:r>
      <w:r w:rsidR="00152B7F">
        <w:br/>
      </w:r>
      <w:r w:rsidR="00152B7F">
        <w:rPr>
          <w:noProof/>
          <w:color w:val="2B579A"/>
          <w:shd w:val="clear" w:color="auto" w:fill="E6E6E6"/>
        </w:rPr>
        <w:drawing>
          <wp:inline distT="0" distB="0" distL="0" distR="0" wp14:anchorId="26F8A7FF" wp14:editId="387E4DA3">
            <wp:extent cx="4298850" cy="313090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7436" cy="3144442"/>
                    </a:xfrm>
                    <a:prstGeom prst="rect">
                      <a:avLst/>
                    </a:prstGeom>
                  </pic:spPr>
                </pic:pic>
              </a:graphicData>
            </a:graphic>
          </wp:inline>
        </w:drawing>
      </w:r>
      <w:r w:rsidR="00233448">
        <w:br/>
      </w:r>
    </w:p>
    <w:p w14:paraId="5350090F" w14:textId="54C6B6E8" w:rsidR="00B93664" w:rsidRPr="00B93664" w:rsidRDefault="00B93664" w:rsidP="00835045">
      <w:pPr>
        <w:pStyle w:val="ListParagraph"/>
        <w:numPr>
          <w:ilvl w:val="0"/>
          <w:numId w:val="20"/>
        </w:numPr>
        <w:rPr>
          <w:rFonts w:cstheme="minorHAnsi"/>
        </w:rPr>
      </w:pPr>
      <w:r>
        <w:t xml:space="preserve">Next to the Common Data Service connector, click the combo box that says </w:t>
      </w:r>
      <w:r w:rsidRPr="00B93664">
        <w:rPr>
          <w:b/>
          <w:bCs/>
        </w:rPr>
        <w:t>Assign a security role</w:t>
      </w:r>
      <w:r w:rsidR="00586F08">
        <w:rPr>
          <w:b/>
          <w:bCs/>
        </w:rPr>
        <w:br/>
      </w:r>
    </w:p>
    <w:p w14:paraId="4379D50E" w14:textId="4852DBE0" w:rsidR="00DD510C" w:rsidRPr="00DD510C" w:rsidRDefault="007578C1" w:rsidP="00835045">
      <w:pPr>
        <w:pStyle w:val="ListParagraph"/>
        <w:numPr>
          <w:ilvl w:val="0"/>
          <w:numId w:val="20"/>
        </w:numPr>
        <w:rPr>
          <w:rFonts w:cstheme="minorHAnsi"/>
        </w:rPr>
      </w:pPr>
      <w:r>
        <w:lastRenderedPageBreak/>
        <w:t>Select the desired role (e.g. Power Platform Maker SR)</w:t>
      </w:r>
      <w:r>
        <w:br/>
      </w:r>
      <w:r>
        <w:rPr>
          <w:noProof/>
          <w:color w:val="2B579A"/>
          <w:shd w:val="clear" w:color="auto" w:fill="E6E6E6"/>
        </w:rPr>
        <w:drawing>
          <wp:inline distT="0" distB="0" distL="0" distR="0" wp14:anchorId="58065235" wp14:editId="7260257C">
            <wp:extent cx="3430828" cy="2923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0083" cy="2956859"/>
                    </a:xfrm>
                    <a:prstGeom prst="rect">
                      <a:avLst/>
                    </a:prstGeom>
                  </pic:spPr>
                </pic:pic>
              </a:graphicData>
            </a:graphic>
          </wp:inline>
        </w:drawing>
      </w:r>
      <w:r w:rsidR="00693934">
        <w:br/>
      </w:r>
    </w:p>
    <w:p w14:paraId="51140C3B" w14:textId="77777777" w:rsidR="00A335B6" w:rsidRPr="00A335B6" w:rsidRDefault="00DD510C" w:rsidP="00835045">
      <w:pPr>
        <w:pStyle w:val="ListParagraph"/>
        <w:numPr>
          <w:ilvl w:val="0"/>
          <w:numId w:val="20"/>
        </w:numPr>
        <w:rPr>
          <w:rFonts w:cstheme="minorHAnsi"/>
        </w:rPr>
      </w:pPr>
      <w:r>
        <w:t xml:space="preserve">Optionally uncheck the “Send an email invitation to new users”, then click </w:t>
      </w:r>
      <w:r w:rsidRPr="00DD510C">
        <w:rPr>
          <w:b/>
          <w:bCs/>
        </w:rPr>
        <w:t>Share</w:t>
      </w:r>
      <w:r w:rsidR="00C004BB">
        <w:rPr>
          <w:b/>
          <w:bCs/>
        </w:rPr>
        <w:t xml:space="preserve">. </w:t>
      </w:r>
    </w:p>
    <w:p w14:paraId="1190C51A" w14:textId="77777777" w:rsidR="002F1014" w:rsidRDefault="009B71E3" w:rsidP="009B71E3">
      <w:pPr>
        <w:pStyle w:val="Subtitle"/>
      </w:pPr>
      <w:r>
        <w:t xml:space="preserve">Note: </w:t>
      </w:r>
      <w:r w:rsidR="00C004BB">
        <w:t xml:space="preserve">The security roles will be assigned to each user in the security group, and the security </w:t>
      </w:r>
      <w:r w:rsidR="00415C81">
        <w:t>group will continue to manage user assignment to the security role (e.g., when a user leaves the SG, they will no longer have the security role assigned to them unless they were individually assigned the role).</w:t>
      </w:r>
    </w:p>
    <w:p w14:paraId="4AD35F13" w14:textId="5FFD5E67" w:rsidR="00C46D64" w:rsidRDefault="00310BB5" w:rsidP="00C46D64">
      <w:pPr>
        <w:pStyle w:val="ListParagraph"/>
        <w:numPr>
          <w:ilvl w:val="0"/>
          <w:numId w:val="20"/>
        </w:numPr>
      </w:pPr>
      <w:r>
        <w:t xml:space="preserve">Repeat these </w:t>
      </w:r>
      <w:r w:rsidR="002F1014">
        <w:t>step</w:t>
      </w:r>
      <w:r w:rsidR="00046396">
        <w:t>s</w:t>
      </w:r>
      <w:r w:rsidR="002F1014">
        <w:t xml:space="preserve"> for </w:t>
      </w:r>
      <w:r w:rsidR="00BF4908">
        <w:t xml:space="preserve">the </w:t>
      </w:r>
      <w:r w:rsidR="00BF4908" w:rsidRPr="00046396">
        <w:rPr>
          <w:b/>
          <w:bCs/>
        </w:rPr>
        <w:t>App Catalog</w:t>
      </w:r>
      <w:r w:rsidR="00BF4908">
        <w:t xml:space="preserve"> </w:t>
      </w:r>
      <w:r w:rsidR="003147C0">
        <w:t xml:space="preserve">canvas app. </w:t>
      </w:r>
      <w:r w:rsidR="009C6F78">
        <w:t>C</w:t>
      </w:r>
      <w:r w:rsidR="003147C0">
        <w:t xml:space="preserve">reate a different SG that </w:t>
      </w:r>
      <w:r w:rsidR="007C1D5C">
        <w:t xml:space="preserve">contains </w:t>
      </w:r>
      <w:r w:rsidR="003147C0">
        <w:t>the entire organization</w:t>
      </w:r>
      <w:r w:rsidR="00350E76">
        <w:t xml:space="preserve"> and</w:t>
      </w:r>
      <w:r w:rsidR="006D1B53">
        <w:t xml:space="preserve"> is assigned to </w:t>
      </w:r>
      <w:r w:rsidR="00350E76">
        <w:t>the Power Platform User SR.</w:t>
      </w:r>
    </w:p>
    <w:p w14:paraId="7CA709EB" w14:textId="5CC04289" w:rsidR="00C46D64" w:rsidRDefault="002224D1" w:rsidP="00637287">
      <w:pPr>
        <w:pStyle w:val="Heading4"/>
      </w:pPr>
      <w:r>
        <w:t>Sharing with Individual Users</w:t>
      </w:r>
    </w:p>
    <w:p w14:paraId="56C57934" w14:textId="2B31E099" w:rsidR="00EC3718" w:rsidRDefault="00D547C6" w:rsidP="00C46D64">
      <w:r>
        <w:t xml:space="preserve">Follow the steps </w:t>
      </w:r>
      <w:r w:rsidR="003A44CA">
        <w:t xml:space="preserve">in the section above, but search for an individual user account instead of the security group. The steps after selecting the </w:t>
      </w:r>
      <w:del w:id="86" w:author="Denise Moran" w:date="2019-06-07T20:12:00Z">
        <w:r w:rsidR="003A44CA" w:rsidDel="006569A6">
          <w:delText xml:space="preserve">SG </w:delText>
        </w:r>
      </w:del>
      <w:ins w:id="87" w:author="Denise Moran" w:date="2019-06-07T20:12:00Z">
        <w:r w:rsidR="006569A6">
          <w:t xml:space="preserve">user record </w:t>
        </w:r>
      </w:ins>
      <w:r w:rsidR="003A44CA">
        <w:t>will be the same.</w:t>
      </w:r>
    </w:p>
    <w:p w14:paraId="3CFD11D7" w14:textId="355B1775" w:rsidR="00D55550" w:rsidRDefault="00D55550" w:rsidP="00D55550">
      <w:pPr>
        <w:pStyle w:val="Heading4"/>
      </w:pPr>
      <w:r>
        <w:t>Sharing with Individual Users</w:t>
      </w:r>
      <w:r w:rsidRPr="001803C5">
        <w:t> </w:t>
      </w:r>
      <w:r>
        <w:t xml:space="preserve">(without Canvas) </w:t>
      </w:r>
    </w:p>
    <w:p w14:paraId="53A22E29" w14:textId="5E88F6F2" w:rsidR="00D55550" w:rsidRPr="00F96581" w:rsidRDefault="00D55550" w:rsidP="00D55550">
      <w:r>
        <w:t xml:space="preserve">The solution can be shared on an individual basis if desired, but it’s recommended that you use security groups to share the solution with end users to make </w:t>
      </w:r>
      <w:r w:rsidR="004D7304">
        <w:t xml:space="preserve">access management more </w:t>
      </w:r>
      <w:r>
        <w:t>maintainable. This section does not share the canvas apps with individual users</w:t>
      </w:r>
      <w:r w:rsidR="00320CD8">
        <w:t>, in case the canvas app solution is not desired</w:t>
      </w:r>
      <w:r>
        <w:t>.</w:t>
      </w:r>
    </w:p>
    <w:p w14:paraId="0FD1B88F" w14:textId="77777777" w:rsidR="00D55550" w:rsidRDefault="00D55550" w:rsidP="00D55550">
      <w:pPr>
        <w:pStyle w:val="ListParagraph"/>
        <w:numPr>
          <w:ilvl w:val="0"/>
          <w:numId w:val="16"/>
        </w:numPr>
      </w:pPr>
      <w:r>
        <w:t>Navigate to the solution’s Environment security</w:t>
      </w:r>
    </w:p>
    <w:p w14:paraId="7BA1FB5F" w14:textId="77777777" w:rsidR="00D55550" w:rsidRDefault="00D55550" w:rsidP="00D55550">
      <w:pPr>
        <w:pStyle w:val="ListParagraph"/>
        <w:numPr>
          <w:ilvl w:val="1"/>
          <w:numId w:val="16"/>
        </w:numPr>
      </w:pPr>
      <w:r w:rsidRPr="001803C5">
        <w:t xml:space="preserve">Go to </w:t>
      </w:r>
      <w:hyperlink r:id="rId35" w:history="1">
        <w:r w:rsidRPr="00FF4604">
          <w:rPr>
            <w:rStyle w:val="Hyperlink"/>
            <w:rFonts w:cstheme="minorHAnsi"/>
          </w:rPr>
          <w:t>https://admin.powerapps.com</w:t>
        </w:r>
      </w:hyperlink>
      <w:r w:rsidRPr="001803C5">
        <w:t xml:space="preserve">. </w:t>
      </w:r>
    </w:p>
    <w:p w14:paraId="103558E9" w14:textId="77777777" w:rsidR="00D55550" w:rsidRDefault="00D55550" w:rsidP="00D55550">
      <w:pPr>
        <w:pStyle w:val="ListParagraph"/>
        <w:numPr>
          <w:ilvl w:val="1"/>
          <w:numId w:val="16"/>
        </w:numPr>
      </w:pPr>
      <w:r w:rsidRPr="001803C5">
        <w:t>Select the Environment with the Power Platform Admin solution installed.</w:t>
      </w:r>
    </w:p>
    <w:p w14:paraId="69A09D9C" w14:textId="77777777" w:rsidR="00D55550" w:rsidRDefault="00D55550" w:rsidP="00D55550">
      <w:pPr>
        <w:pStyle w:val="ListParagraph"/>
        <w:numPr>
          <w:ilvl w:val="1"/>
          <w:numId w:val="16"/>
        </w:numPr>
      </w:pPr>
      <w:r w:rsidRPr="001803C5">
        <w:t xml:space="preserve">Click on the </w:t>
      </w:r>
      <w:r w:rsidRPr="009065FA">
        <w:rPr>
          <w:b/>
          <w:bCs/>
        </w:rPr>
        <w:t>Security</w:t>
      </w:r>
      <w:r w:rsidRPr="001803C5">
        <w:t xml:space="preserve"> tab. </w:t>
      </w:r>
    </w:p>
    <w:p w14:paraId="51CB6800" w14:textId="77777777" w:rsidR="00D55550" w:rsidRPr="001803C5" w:rsidRDefault="00D55550" w:rsidP="00D55550">
      <w:pPr>
        <w:pStyle w:val="NormalWeb"/>
        <w:spacing w:before="0" w:beforeAutospacing="0" w:after="0" w:afterAutospacing="0"/>
        <w:ind w:left="720"/>
        <w:rPr>
          <w:rFonts w:asciiTheme="minorHAnsi" w:hAnsiTheme="minorHAnsi" w:cstheme="minorHAnsi"/>
          <w:sz w:val="22"/>
          <w:szCs w:val="22"/>
        </w:rPr>
      </w:pPr>
      <w:r w:rsidRPr="001803C5">
        <w:rPr>
          <w:rFonts w:asciiTheme="minorHAnsi" w:hAnsiTheme="minorHAnsi" w:cstheme="minorHAnsi"/>
          <w:noProof/>
          <w:color w:val="2B579A"/>
          <w:sz w:val="22"/>
          <w:szCs w:val="22"/>
          <w:shd w:val="clear" w:color="auto" w:fill="E6E6E6"/>
        </w:rPr>
        <w:lastRenderedPageBreak/>
        <w:drawing>
          <wp:inline distT="0" distB="0" distL="0" distR="0" wp14:anchorId="114A3E05" wp14:editId="6839F64B">
            <wp:extent cx="4572000" cy="1492250"/>
            <wp:effectExtent l="0" t="0" r="0" b="0"/>
            <wp:docPr id="14" name="Picture 14" descr="PowerApps &#10;Environments &#10;Data policies &#10;Data integration &#10;Tenant &#10;Admin center &#10;Environments &#10;NAME A &#10;Contoso (default) (default) &#10;Contoso (Development) (contosodev) &#10;Contoso CoE (org99b2e579) &#10;Playground &#10;Preview Testing &#10;Test Asia (testasia) &#10;TYPE &#10;Default &#10;Sandbox &#10;Production &#10;Production &#10;Production &#10;Trial (17 days) &#10;Search &#10;REGION &#10;United States &#10;United States &#10;United States &#10;Preview (United States) &#10;Preview (United States) &#10;New environment &#10;CREATED BY &#10;SYSTEM &#10;Megan Bowen &#10;Megan Bowen &#10;Megan Bowen &#10;MOD Administrator &#10;Megan Bowen &#10;CREATED &#10;02/28/2019 &#10;03/18/2019 &#10;06/02/2019 &#10;04/1 5/2019 &#10;04/22/2019 &#10;05/20/20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Apps &#10;Environments &#10;Data policies &#10;Data integration &#10;Tenant &#10;Admin center &#10;Environments &#10;NAME A &#10;Contoso (default) (default) &#10;Contoso (Development) (contosodev) &#10;Contoso CoE (org99b2e579) &#10;Playground &#10;Preview Testing &#10;Test Asia (testasia) &#10;TYPE &#10;Default &#10;Sandbox &#10;Production &#10;Production &#10;Production &#10;Trial (17 days) &#10;Search &#10;REGION &#10;United States &#10;United States &#10;United States &#10;Preview (United States) &#10;Preview (United States) &#10;New environment &#10;CREATED BY &#10;SYSTEM &#10;Megan Bowen &#10;Megan Bowen &#10;Megan Bowen &#10;MOD Administrator &#10;Megan Bowen &#10;CREATED &#10;02/28/2019 &#10;03/18/2019 &#10;06/02/2019 &#10;04/1 5/2019 &#10;04/22/2019 &#10;05/20/2019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2000" cy="1492250"/>
                    </a:xfrm>
                    <a:prstGeom prst="rect">
                      <a:avLst/>
                    </a:prstGeom>
                    <a:noFill/>
                    <a:ln>
                      <a:noFill/>
                    </a:ln>
                  </pic:spPr>
                </pic:pic>
              </a:graphicData>
            </a:graphic>
          </wp:inline>
        </w:drawing>
      </w:r>
      <w:r>
        <w:rPr>
          <w:rFonts w:asciiTheme="minorHAnsi" w:hAnsiTheme="minorHAnsi" w:cstheme="minorHAnsi"/>
          <w:sz w:val="22"/>
          <w:szCs w:val="22"/>
        </w:rPr>
        <w:br/>
      </w:r>
    </w:p>
    <w:p w14:paraId="54F4B67B" w14:textId="3772F5C1" w:rsidR="00D55550" w:rsidRPr="004E608C" w:rsidRDefault="00D55550" w:rsidP="004E608C">
      <w:pPr>
        <w:pStyle w:val="ListParagraph"/>
        <w:numPr>
          <w:ilvl w:val="0"/>
          <w:numId w:val="16"/>
        </w:numPr>
      </w:pPr>
      <w:r w:rsidRPr="001803C5">
        <w:t>Here, you can add individual sync users to the CDS instance's Users table if they are not already available. If you had created a new Environment for this solution, you will likely need to do this to give other accounts access to the solution.</w:t>
      </w:r>
    </w:p>
    <w:p w14:paraId="4B0977E8" w14:textId="77777777" w:rsidR="00D55550" w:rsidRPr="001803C5" w:rsidRDefault="00D55550" w:rsidP="00D55550">
      <w:pPr>
        <w:pStyle w:val="NormalWeb"/>
        <w:spacing w:before="0" w:beforeAutospacing="0" w:after="0" w:afterAutospacing="0"/>
        <w:ind w:left="720"/>
        <w:rPr>
          <w:rFonts w:asciiTheme="minorHAnsi" w:hAnsiTheme="minorHAnsi" w:cstheme="minorHAnsi"/>
          <w:sz w:val="22"/>
          <w:szCs w:val="22"/>
        </w:rPr>
      </w:pPr>
      <w:r w:rsidRPr="001803C5">
        <w:rPr>
          <w:rFonts w:asciiTheme="minorHAnsi" w:hAnsiTheme="minorHAnsi" w:cstheme="minorHAnsi"/>
          <w:noProof/>
          <w:color w:val="2B579A"/>
          <w:sz w:val="22"/>
          <w:szCs w:val="22"/>
          <w:shd w:val="clear" w:color="auto" w:fill="E6E6E6"/>
        </w:rPr>
        <w:drawing>
          <wp:inline distT="0" distB="0" distL="0" distR="0" wp14:anchorId="12AA8918" wp14:editId="335A1C23">
            <wp:extent cx="4572000" cy="2362835"/>
            <wp:effectExtent l="0" t="0" r="0" b="0"/>
            <wp:docPr id="13" name="Picture 13" descr="PowerApps &#10;Environments &#10;Data policies &#10;Data integration &#10;Tenant &#10;Admin center &#10;Contoso CoE (org99b2e579) &#10;Details &#10;Security &#10;Resources &#10;Security model has changed in PowerApps and is now managed in Dynamics 365 user management center. Learn More &#10;Step 1: Add user [Preview] &#10;View the list of users in the environment. If you don't find a user from your organization, add a user. Functionality to add a user is in preview. &#10;Enter email address of the user in your organization (e.g.john@contoso.com) &#10;Add user &#10;Step 2: Assign security roles &#10;From the list of enabled users, you can select one or more users and assign security roles as appropriate. &#10;O The Environment Admin role is now called System Administrator. All existing role assignments were updated &#10;automatically. &#10;Assign security ro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werApps &#10;Environments &#10;Data policies &#10;Data integration &#10;Tenant &#10;Admin center &#10;Contoso CoE (org99b2e579) &#10;Details &#10;Security &#10;Resources &#10;Security model has changed in PowerApps and is now managed in Dynamics 365 user management center. Learn More &#10;Step 1: Add user [Preview] &#10;View the list of users in the environment. If you don't find a user from your organization, add a user. Functionality to add a user is in preview. &#10;Enter email address of the user in your organization (e.g.john@contoso.com) &#10;Add user &#10;Step 2: Assign security roles &#10;From the list of enabled users, you can select one or more users and assign security roles as appropriate. &#10;O The Environment Admin role is now called System Administrator. All existing role assignments were updated &#10;automatically. &#10;Assign security roles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2000" cy="2362835"/>
                    </a:xfrm>
                    <a:prstGeom prst="rect">
                      <a:avLst/>
                    </a:prstGeom>
                    <a:noFill/>
                    <a:ln>
                      <a:noFill/>
                    </a:ln>
                  </pic:spPr>
                </pic:pic>
              </a:graphicData>
            </a:graphic>
          </wp:inline>
        </w:drawing>
      </w:r>
    </w:p>
    <w:p w14:paraId="4549D659" w14:textId="77777777" w:rsidR="00D55550" w:rsidRPr="001803C5" w:rsidRDefault="00D55550" w:rsidP="00D55550">
      <w:pPr>
        <w:pStyle w:val="NormalWeb"/>
        <w:spacing w:before="0" w:beforeAutospacing="0" w:after="0" w:afterAutospacing="0"/>
        <w:ind w:left="720"/>
        <w:rPr>
          <w:rFonts w:asciiTheme="minorHAnsi" w:hAnsiTheme="minorHAnsi" w:cstheme="minorHAnsi"/>
          <w:sz w:val="22"/>
          <w:szCs w:val="22"/>
        </w:rPr>
      </w:pPr>
      <w:r w:rsidRPr="001803C5">
        <w:rPr>
          <w:rFonts w:asciiTheme="minorHAnsi" w:hAnsiTheme="minorHAnsi" w:cstheme="minorHAnsi"/>
          <w:sz w:val="22"/>
          <w:szCs w:val="22"/>
        </w:rPr>
        <w:t> </w:t>
      </w:r>
    </w:p>
    <w:p w14:paraId="3CB0F0B8" w14:textId="77777777" w:rsidR="00D55550" w:rsidRPr="001803C5" w:rsidRDefault="00D55550" w:rsidP="00D55550">
      <w:pPr>
        <w:pStyle w:val="ListParagraph"/>
        <w:numPr>
          <w:ilvl w:val="0"/>
          <w:numId w:val="16"/>
        </w:numPr>
      </w:pPr>
      <w:r w:rsidRPr="001803C5">
        <w:t xml:space="preserve">Click on </w:t>
      </w:r>
      <w:r w:rsidRPr="00543675">
        <w:rPr>
          <w:b/>
          <w:bCs/>
        </w:rPr>
        <w:t>Assign Security Roles</w:t>
      </w:r>
      <w:r w:rsidRPr="001803C5">
        <w:t xml:space="preserve"> to view the Users table.</w:t>
      </w:r>
      <w:r w:rsidRPr="001803C5">
        <w:br/>
        <w:t> </w:t>
      </w:r>
    </w:p>
    <w:p w14:paraId="6B0F9B42" w14:textId="77777777" w:rsidR="00D55550" w:rsidRPr="001803C5" w:rsidRDefault="00D55550" w:rsidP="00D55550">
      <w:pPr>
        <w:pStyle w:val="ListParagraph"/>
        <w:numPr>
          <w:ilvl w:val="0"/>
          <w:numId w:val="16"/>
        </w:numPr>
      </w:pPr>
      <w:r w:rsidRPr="001803C5">
        <w:t>In the Users table, select records by checking the check box to the left of each User's name. You can use the search bar at the top right to filter the table by name or email.</w:t>
      </w:r>
    </w:p>
    <w:p w14:paraId="50C419B4" w14:textId="77777777" w:rsidR="00D55550" w:rsidRPr="001803C5" w:rsidRDefault="00D55550" w:rsidP="00D55550">
      <w:pPr>
        <w:pStyle w:val="NormalWeb"/>
        <w:spacing w:before="0" w:beforeAutospacing="0" w:after="0" w:afterAutospacing="0"/>
        <w:ind w:left="720"/>
        <w:rPr>
          <w:rFonts w:asciiTheme="minorHAnsi" w:hAnsiTheme="minorHAnsi" w:cstheme="minorHAnsi"/>
          <w:sz w:val="22"/>
          <w:szCs w:val="22"/>
        </w:rPr>
      </w:pPr>
      <w:r w:rsidRPr="001803C5">
        <w:rPr>
          <w:rFonts w:asciiTheme="minorHAnsi" w:hAnsiTheme="minorHAnsi" w:cstheme="minorHAnsi"/>
          <w:noProof/>
          <w:color w:val="2B579A"/>
          <w:sz w:val="22"/>
          <w:szCs w:val="22"/>
          <w:shd w:val="clear" w:color="auto" w:fill="E6E6E6"/>
        </w:rPr>
        <w:drawing>
          <wp:inline distT="0" distB="0" distL="0" distR="0" wp14:anchorId="22F629F5" wp14:editId="58B45B2B">
            <wp:extent cx="4572000" cy="1470660"/>
            <wp:effectExtent l="0" t="0" r="0" b="0"/>
            <wp:docPr id="12" name="Picture 12" descr="+ NEW &#10;o &#10;EDIT % APPROVE EMAIL &#10;Enabled Users v &#10;Full Name &#10;Ben Walters &#10;Megan Bowen &#10;REJECT EMAIL &#10;PROMOTE TO ADMIN &#10;Business Unit &#10;ug99b2e579 &#10;org99b2e579 &#10;MANAGE ROLES &#10;Title &#10;VP Sales &#10;CHANGE BUSINESS UNIT &#10;CHANGE M, &#10;Position &#10;Main Phone &#10;+1 732 555 0.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NEW &#10;o &#10;EDIT % APPROVE EMAIL &#10;Enabled Users v &#10;Full Name &#10;Ben Walters &#10;Megan Bowen &#10;REJECT EMAIL &#10;PROMOTE TO ADMIN &#10;Business Unit &#10;ug99b2e579 &#10;org99b2e579 &#10;MANAGE ROLES &#10;Title &#10;VP Sales &#10;CHANGE BUSINESS UNIT &#10;CHANGE M, &#10;Position &#10;Main Phone &#10;+1 732 555 0. .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2000" cy="1470660"/>
                    </a:xfrm>
                    <a:prstGeom prst="rect">
                      <a:avLst/>
                    </a:prstGeom>
                    <a:noFill/>
                    <a:ln>
                      <a:noFill/>
                    </a:ln>
                  </pic:spPr>
                </pic:pic>
              </a:graphicData>
            </a:graphic>
          </wp:inline>
        </w:drawing>
      </w:r>
    </w:p>
    <w:p w14:paraId="0E1AE96F" w14:textId="77777777" w:rsidR="00D55550" w:rsidRPr="001803C5" w:rsidRDefault="00D55550" w:rsidP="00D55550">
      <w:pPr>
        <w:pStyle w:val="NormalWeb"/>
        <w:spacing w:before="0" w:beforeAutospacing="0" w:after="0" w:afterAutospacing="0"/>
        <w:ind w:left="720"/>
        <w:rPr>
          <w:rFonts w:asciiTheme="minorHAnsi" w:hAnsiTheme="minorHAnsi" w:cstheme="minorHAnsi"/>
          <w:sz w:val="22"/>
          <w:szCs w:val="22"/>
        </w:rPr>
      </w:pPr>
      <w:r w:rsidRPr="001803C5">
        <w:rPr>
          <w:rFonts w:asciiTheme="minorHAnsi" w:hAnsiTheme="minorHAnsi" w:cstheme="minorHAnsi"/>
          <w:sz w:val="22"/>
          <w:szCs w:val="22"/>
        </w:rPr>
        <w:t> </w:t>
      </w:r>
    </w:p>
    <w:p w14:paraId="3979EF09" w14:textId="77777777" w:rsidR="00D55550" w:rsidRPr="001803C5" w:rsidRDefault="00D55550" w:rsidP="00D55550">
      <w:pPr>
        <w:pStyle w:val="ListParagraph"/>
        <w:numPr>
          <w:ilvl w:val="0"/>
          <w:numId w:val="16"/>
        </w:numPr>
      </w:pPr>
      <w:r w:rsidRPr="001803C5">
        <w:t xml:space="preserve">With the Users selected, click on </w:t>
      </w:r>
      <w:r w:rsidRPr="00061688">
        <w:rPr>
          <w:b/>
          <w:bCs/>
        </w:rPr>
        <w:t>Manage Roles</w:t>
      </w:r>
      <w:r w:rsidRPr="001803C5">
        <w:t xml:space="preserve"> at the top.</w:t>
      </w:r>
      <w:r w:rsidRPr="001803C5">
        <w:br/>
        <w:t> </w:t>
      </w:r>
    </w:p>
    <w:p w14:paraId="15D41074" w14:textId="3DCA38FB" w:rsidR="00D55550" w:rsidRPr="001803C5" w:rsidRDefault="00D55550" w:rsidP="00D55550">
      <w:pPr>
        <w:pStyle w:val="ListParagraph"/>
        <w:numPr>
          <w:ilvl w:val="0"/>
          <w:numId w:val="16"/>
        </w:numPr>
      </w:pPr>
      <w:r w:rsidRPr="001803C5">
        <w:t>Select the checkboxes next to the</w:t>
      </w:r>
      <w:r w:rsidR="00875A99">
        <w:rPr>
          <w:b/>
          <w:bCs/>
        </w:rPr>
        <w:t xml:space="preserve"> </w:t>
      </w:r>
      <w:r w:rsidR="00875A99" w:rsidRPr="00875A99">
        <w:t>desired</w:t>
      </w:r>
      <w:r w:rsidR="00875A99">
        <w:rPr>
          <w:b/>
          <w:bCs/>
        </w:rPr>
        <w:t xml:space="preserve"> </w:t>
      </w:r>
      <w:r w:rsidR="00875A99">
        <w:t>security role</w:t>
      </w:r>
      <w:r w:rsidRPr="001803C5">
        <w:t xml:space="preserve">. This security role was provided in the solution and </w:t>
      </w:r>
      <w:r>
        <w:t xml:space="preserve">only gives read and write </w:t>
      </w:r>
      <w:r w:rsidRPr="001803C5">
        <w:t xml:space="preserve">access to the custom entities in the solution. Click </w:t>
      </w:r>
      <w:r w:rsidRPr="00CB1CDB">
        <w:rPr>
          <w:b/>
          <w:bCs/>
        </w:rPr>
        <w:t>OK</w:t>
      </w:r>
      <w:r w:rsidRPr="001803C5">
        <w:t>.</w:t>
      </w:r>
    </w:p>
    <w:p w14:paraId="0387E000" w14:textId="77777777" w:rsidR="00D55550" w:rsidRPr="001803C5" w:rsidRDefault="00D55550" w:rsidP="00D55550">
      <w:pPr>
        <w:pStyle w:val="NormalWeb"/>
        <w:spacing w:before="0" w:beforeAutospacing="0" w:after="0" w:afterAutospacing="0"/>
        <w:ind w:left="720"/>
        <w:rPr>
          <w:rFonts w:asciiTheme="minorHAnsi" w:hAnsiTheme="minorHAnsi" w:cstheme="minorHAnsi"/>
          <w:sz w:val="22"/>
          <w:szCs w:val="22"/>
        </w:rPr>
      </w:pPr>
      <w:r w:rsidRPr="001803C5">
        <w:rPr>
          <w:rFonts w:asciiTheme="minorHAnsi" w:hAnsiTheme="minorHAnsi" w:cstheme="minorHAnsi"/>
          <w:noProof/>
          <w:color w:val="2B579A"/>
          <w:sz w:val="22"/>
          <w:szCs w:val="22"/>
          <w:shd w:val="clear" w:color="auto" w:fill="E6E6E6"/>
        </w:rPr>
        <w:lastRenderedPageBreak/>
        <w:drawing>
          <wp:inline distT="0" distB="0" distL="0" distR="0" wp14:anchorId="1A1A5F2F" wp14:editId="00C24A65">
            <wp:extent cx="2296912" cy="1550823"/>
            <wp:effectExtent l="0" t="0" r="8255" b="0"/>
            <wp:docPr id="11" name="Picture 11" descr="Manage User Roles &#10;What roles would you like to apply to the 1 User you have selected? &#10;Role Name &#10;Common Data Service user &#10;Delegate &#10;Erwironment Maker &#10;Platform Admin SR &#10;System Administrator &#10;System Customizer &#10;Business unit &#10;org99b2e579 &#10;org99b2e579 &#10;org99b2e579 &#10;Org99b2e579 &#10;org99b2e579 &#10;org99b2e57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nage User Roles &#10;What roles would you like to apply to the 1 User you have selected? &#10;Role Name &#10;Common Data Service user &#10;Delegate &#10;Erwironment Maker &#10;Platform Admin SR &#10;System Administrator &#10;System Customizer &#10;Business unit &#10;org99b2e579 &#10;org99b2e579 &#10;org99b2e579 &#10;Org99b2e579 &#10;org99b2e579 &#10;org99b2e579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07023" cy="1557650"/>
                    </a:xfrm>
                    <a:prstGeom prst="rect">
                      <a:avLst/>
                    </a:prstGeom>
                    <a:noFill/>
                    <a:ln>
                      <a:noFill/>
                    </a:ln>
                  </pic:spPr>
                </pic:pic>
              </a:graphicData>
            </a:graphic>
          </wp:inline>
        </w:drawing>
      </w:r>
    </w:p>
    <w:p w14:paraId="0EA919C6" w14:textId="77777777" w:rsidR="00D55550" w:rsidRPr="001803C5" w:rsidRDefault="00D55550" w:rsidP="00D55550">
      <w:pPr>
        <w:pStyle w:val="NormalWeb"/>
        <w:spacing w:before="0" w:beforeAutospacing="0" w:after="0" w:afterAutospacing="0"/>
        <w:ind w:left="720"/>
        <w:rPr>
          <w:rFonts w:asciiTheme="minorHAnsi" w:hAnsiTheme="minorHAnsi" w:cstheme="minorHAnsi"/>
          <w:sz w:val="22"/>
          <w:szCs w:val="22"/>
        </w:rPr>
      </w:pPr>
      <w:r w:rsidRPr="001803C5">
        <w:rPr>
          <w:rFonts w:asciiTheme="minorHAnsi" w:hAnsiTheme="minorHAnsi" w:cstheme="minorHAnsi"/>
          <w:sz w:val="22"/>
          <w:szCs w:val="22"/>
        </w:rPr>
        <w:t> </w:t>
      </w:r>
    </w:p>
    <w:p w14:paraId="084E7622" w14:textId="546F19D3" w:rsidR="00D55550" w:rsidRDefault="00D55550" w:rsidP="00D55550">
      <w:pPr>
        <w:pStyle w:val="ListParagraph"/>
        <w:numPr>
          <w:ilvl w:val="0"/>
          <w:numId w:val="16"/>
        </w:numPr>
      </w:pPr>
      <w:r w:rsidRPr="001803C5">
        <w:t xml:space="preserve">At this point, the individuals who you have assigned </w:t>
      </w:r>
      <w:r>
        <w:t>to the</w:t>
      </w:r>
      <w:r w:rsidRPr="001803C5">
        <w:t xml:space="preserve"> Security Role to will have access to the data in the custom entities and model driven app that comes in the solution. </w:t>
      </w:r>
    </w:p>
    <w:p w14:paraId="4516A87B" w14:textId="2EC8E684" w:rsidR="00D55550" w:rsidRPr="001803C5" w:rsidRDefault="00D55550" w:rsidP="00D55550">
      <w:pPr>
        <w:pStyle w:val="Subtitle"/>
      </w:pPr>
      <w:r>
        <w:t xml:space="preserve">Note: This process can also be followed with the intention of sharing Power Platform Admin </w:t>
      </w:r>
      <w:r w:rsidR="00DF1C3B">
        <w:t xml:space="preserve">SR </w:t>
      </w:r>
      <w:r>
        <w:t xml:space="preserve">access to the CDS entities. This security role will give more control over full CRUD operations on the data and might make more sense to grant on an individual basis than end users. </w:t>
      </w:r>
    </w:p>
    <w:p w14:paraId="3AEC45E6" w14:textId="77777777" w:rsidR="00C363E7" w:rsidRDefault="00C363E7" w:rsidP="002D214A">
      <w:pPr>
        <w:pStyle w:val="Heading4"/>
      </w:pPr>
      <w:r>
        <w:t>Sharing with Security groups (without canvas)</w:t>
      </w:r>
    </w:p>
    <w:p w14:paraId="359ACAD5" w14:textId="414301EA" w:rsidR="00B128CA" w:rsidRDefault="00C363E7" w:rsidP="00C363E7">
      <w:r>
        <w:t xml:space="preserve">Please read </w:t>
      </w:r>
      <w:hyperlink r:id="rId40" w:history="1">
        <w:r w:rsidRPr="00D81531">
          <w:rPr>
            <w:rStyle w:val="Hyperlink"/>
          </w:rPr>
          <w:t>this article</w:t>
        </w:r>
      </w:hyperlink>
      <w:r>
        <w:t xml:space="preserve"> to share </w:t>
      </w:r>
      <w:r w:rsidR="00FC731D">
        <w:t>the solution with</w:t>
      </w:r>
      <w:r w:rsidR="00235B7A">
        <w:t>out sharing the canvas apps.</w:t>
      </w:r>
    </w:p>
    <w:p w14:paraId="72066FA4" w14:textId="77777777" w:rsidR="00E92706" w:rsidRPr="00C363E7" w:rsidRDefault="00E92706" w:rsidP="00C363E7">
      <w:pPr>
        <w:rPr>
          <w:rFonts w:cstheme="minorHAnsi"/>
        </w:rPr>
      </w:pPr>
    </w:p>
    <w:p w14:paraId="642CC410" w14:textId="7E900E0A" w:rsidR="00E21F6C" w:rsidRPr="00610FBD" w:rsidRDefault="00141192" w:rsidP="00610FBD">
      <w:pPr>
        <w:pStyle w:val="Heading2"/>
      </w:pPr>
      <w:bookmarkStart w:id="88" w:name="_Toc10827393"/>
      <w:r w:rsidRPr="001803C5">
        <w:t xml:space="preserve">Step 2: </w:t>
      </w:r>
      <w:r w:rsidR="00E21F6C" w:rsidRPr="001803C5">
        <w:t xml:space="preserve">Configure </w:t>
      </w:r>
      <w:r w:rsidR="005A271B" w:rsidRPr="001803C5">
        <w:t xml:space="preserve">COE </w:t>
      </w:r>
      <w:r w:rsidR="00E21F6C" w:rsidRPr="001803C5">
        <w:t>Settings</w:t>
      </w:r>
      <w:bookmarkEnd w:id="88"/>
    </w:p>
    <w:p w14:paraId="3431CA23" w14:textId="572D55CA" w:rsidR="00147F59" w:rsidRPr="00610FBD" w:rsidRDefault="007423A8" w:rsidP="00610FBD">
      <w:pPr>
        <w:pStyle w:val="Heading3"/>
      </w:pPr>
      <w:bookmarkStart w:id="89" w:name="_Toc10827394"/>
      <w:r w:rsidRPr="001803C5">
        <w:t>Components covered</w:t>
      </w:r>
      <w:bookmarkEnd w:id="89"/>
    </w:p>
    <w:p w14:paraId="014100AD" w14:textId="267DD189" w:rsidR="002B7856" w:rsidRPr="001803C5" w:rsidRDefault="00DC5182" w:rsidP="003C493F">
      <w:pPr>
        <w:pStyle w:val="ListParagraph"/>
        <w:numPr>
          <w:ilvl w:val="0"/>
          <w:numId w:val="11"/>
        </w:numPr>
        <w:rPr>
          <w:rFonts w:cstheme="minorHAnsi"/>
        </w:rPr>
      </w:pPr>
      <w:r w:rsidRPr="001803C5">
        <w:rPr>
          <w:rFonts w:cstheme="minorHAnsi"/>
        </w:rPr>
        <w:t>‘COE Settings’ data</w:t>
      </w:r>
    </w:p>
    <w:p w14:paraId="176A3688" w14:textId="0C87EBB5" w:rsidR="005974ED" w:rsidRPr="00610FBD" w:rsidRDefault="003D7FB1" w:rsidP="00610FBD">
      <w:pPr>
        <w:pStyle w:val="Heading3"/>
      </w:pPr>
      <w:bookmarkStart w:id="90" w:name="_Toc10827395"/>
      <w:r w:rsidRPr="001803C5">
        <w:t>Dependent on</w:t>
      </w:r>
      <w:bookmarkEnd w:id="90"/>
    </w:p>
    <w:p w14:paraId="3DCA02ED" w14:textId="53F98880" w:rsidR="005974ED" w:rsidRPr="001803C5" w:rsidRDefault="005974ED" w:rsidP="00FA5290">
      <w:pPr>
        <w:rPr>
          <w:rFonts w:cstheme="minorHAnsi"/>
        </w:rPr>
      </w:pPr>
      <w:r w:rsidRPr="001803C5">
        <w:rPr>
          <w:rFonts w:cstheme="minorHAnsi"/>
        </w:rPr>
        <w:t>Install the Common Data Service Solution</w:t>
      </w:r>
      <w:r w:rsidR="00A851DD" w:rsidRPr="001803C5">
        <w:rPr>
          <w:rFonts w:cstheme="minorHAnsi"/>
        </w:rPr>
        <w:t>. The entity must be installed before we can write data to it.</w:t>
      </w:r>
    </w:p>
    <w:p w14:paraId="26F6663A" w14:textId="1D9588C8" w:rsidR="00790891" w:rsidRPr="00610FBD" w:rsidRDefault="00790891" w:rsidP="00610FBD">
      <w:pPr>
        <w:pStyle w:val="Heading3"/>
      </w:pPr>
      <w:bookmarkStart w:id="91" w:name="_Toc10827396"/>
      <w:r w:rsidRPr="001803C5">
        <w:t>Dependencies</w:t>
      </w:r>
      <w:bookmarkEnd w:id="91"/>
    </w:p>
    <w:p w14:paraId="0CAD2A77" w14:textId="7486FD61" w:rsidR="00790891" w:rsidRPr="001803C5" w:rsidRDefault="00790891" w:rsidP="003C493F">
      <w:pPr>
        <w:pStyle w:val="ListParagraph"/>
        <w:numPr>
          <w:ilvl w:val="0"/>
          <w:numId w:val="10"/>
        </w:numPr>
        <w:rPr>
          <w:rFonts w:cstheme="minorHAnsi"/>
        </w:rPr>
      </w:pPr>
      <w:r w:rsidRPr="001803C5">
        <w:rPr>
          <w:rFonts w:cstheme="minorHAnsi"/>
          <w:b/>
          <w:bCs/>
        </w:rPr>
        <w:t>Canvas Apps</w:t>
      </w:r>
      <w:r w:rsidR="009468BF" w:rsidRPr="001803C5">
        <w:rPr>
          <w:rFonts w:cstheme="minorHAnsi"/>
        </w:rPr>
        <w:t>. The optional branding details (e.g., logo, brand colors)</w:t>
      </w:r>
      <w:r w:rsidR="00587085" w:rsidRPr="001803C5">
        <w:rPr>
          <w:rFonts w:cstheme="minorHAnsi"/>
        </w:rPr>
        <w:t xml:space="preserve"> in all the canvas apps</w:t>
      </w:r>
      <w:r w:rsidR="009468BF" w:rsidRPr="001803C5">
        <w:rPr>
          <w:rFonts w:cstheme="minorHAnsi"/>
        </w:rPr>
        <w:t xml:space="preserve"> are </w:t>
      </w:r>
      <w:r w:rsidR="008D60B0" w:rsidRPr="001803C5">
        <w:rPr>
          <w:rFonts w:cstheme="minorHAnsi"/>
        </w:rPr>
        <w:t>pulled from this entity. Optional support and community channel links are also used.</w:t>
      </w:r>
    </w:p>
    <w:p w14:paraId="04EEDEFE" w14:textId="102E4FCA" w:rsidR="00AD5955" w:rsidRPr="001803C5" w:rsidRDefault="00BE2DF9" w:rsidP="003C493F">
      <w:pPr>
        <w:pStyle w:val="ListParagraph"/>
        <w:numPr>
          <w:ilvl w:val="0"/>
          <w:numId w:val="10"/>
        </w:numPr>
        <w:rPr>
          <w:rFonts w:cstheme="minorHAnsi"/>
        </w:rPr>
      </w:pPr>
      <w:r w:rsidRPr="001803C5">
        <w:rPr>
          <w:rFonts w:cstheme="minorHAnsi"/>
          <w:b/>
          <w:bCs/>
        </w:rPr>
        <w:t xml:space="preserve">Optional </w:t>
      </w:r>
      <w:r w:rsidR="00C95DDA">
        <w:rPr>
          <w:rFonts w:cstheme="minorHAnsi"/>
          <w:b/>
          <w:bCs/>
        </w:rPr>
        <w:t>Flow</w:t>
      </w:r>
      <w:r w:rsidR="00C24E9B" w:rsidRPr="001803C5">
        <w:rPr>
          <w:rFonts w:cstheme="minorHAnsi"/>
          <w:b/>
          <w:bCs/>
        </w:rPr>
        <w:t>s</w:t>
      </w:r>
      <w:r w:rsidR="0009393B" w:rsidRPr="001803C5">
        <w:rPr>
          <w:rFonts w:cstheme="minorHAnsi"/>
        </w:rPr>
        <w:t>.</w:t>
      </w:r>
      <w:r w:rsidR="00D473F8" w:rsidRPr="001803C5">
        <w:rPr>
          <w:rFonts w:cstheme="minorHAnsi"/>
        </w:rPr>
        <w:t xml:space="preserve"> </w:t>
      </w:r>
      <w:r w:rsidR="000628E5" w:rsidRPr="001803C5">
        <w:rPr>
          <w:rFonts w:cstheme="minorHAnsi"/>
        </w:rPr>
        <w:t>The optional branding details and support channel links are used</w:t>
      </w:r>
      <w:r w:rsidR="00EF0A38" w:rsidRPr="001803C5">
        <w:rPr>
          <w:rFonts w:cstheme="minorHAnsi"/>
        </w:rPr>
        <w:t xml:space="preserve"> in the </w:t>
      </w:r>
      <w:r w:rsidR="00C95DDA">
        <w:rPr>
          <w:rFonts w:cstheme="minorHAnsi"/>
        </w:rPr>
        <w:t>Flow</w:t>
      </w:r>
      <w:r w:rsidR="00EF0A38" w:rsidRPr="001803C5">
        <w:rPr>
          <w:rFonts w:cstheme="minorHAnsi"/>
        </w:rPr>
        <w:t xml:space="preserve">s used for communication. </w:t>
      </w:r>
      <w:r w:rsidR="00BF10D9" w:rsidRPr="001803C5">
        <w:rPr>
          <w:rFonts w:cstheme="minorHAnsi"/>
        </w:rPr>
        <w:t xml:space="preserve">You also will configure links to </w:t>
      </w:r>
      <w:r w:rsidR="00177B50" w:rsidRPr="001803C5">
        <w:rPr>
          <w:rFonts w:cstheme="minorHAnsi"/>
        </w:rPr>
        <w:t xml:space="preserve">the </w:t>
      </w:r>
      <w:r w:rsidR="00BF10D9" w:rsidRPr="001803C5">
        <w:rPr>
          <w:rFonts w:cstheme="minorHAnsi"/>
        </w:rPr>
        <w:t>canvas apps in the settings.</w:t>
      </w:r>
      <w:r w:rsidR="000313E1" w:rsidRPr="001803C5">
        <w:rPr>
          <w:rFonts w:cstheme="minorHAnsi"/>
        </w:rPr>
        <w:t xml:space="preserve"> The main </w:t>
      </w:r>
      <w:r w:rsidR="00C95DDA">
        <w:rPr>
          <w:rFonts w:cstheme="minorHAnsi"/>
        </w:rPr>
        <w:t>Flow</w:t>
      </w:r>
      <w:r w:rsidR="000313E1" w:rsidRPr="001803C5">
        <w:rPr>
          <w:rFonts w:cstheme="minorHAnsi"/>
        </w:rPr>
        <w:t xml:space="preserve"> that syncs data to the resource entities do not depend on this </w:t>
      </w:r>
      <w:r w:rsidR="0095605E" w:rsidRPr="001803C5">
        <w:rPr>
          <w:rFonts w:cstheme="minorHAnsi"/>
        </w:rPr>
        <w:t>setting configuration.</w:t>
      </w:r>
    </w:p>
    <w:p w14:paraId="6350BF92" w14:textId="77777777" w:rsidR="006235E0" w:rsidRPr="001803C5" w:rsidRDefault="006235E0" w:rsidP="00FA5290">
      <w:pPr>
        <w:pStyle w:val="Heading3"/>
        <w:rPr>
          <w:rFonts w:asciiTheme="minorHAnsi" w:hAnsiTheme="minorHAnsi" w:cstheme="minorHAnsi"/>
        </w:rPr>
      </w:pPr>
      <w:bookmarkStart w:id="92" w:name="_Toc10827397"/>
      <w:r w:rsidRPr="001803C5">
        <w:rPr>
          <w:rFonts w:asciiTheme="minorHAnsi" w:hAnsiTheme="minorHAnsi" w:cstheme="minorHAnsi"/>
        </w:rPr>
        <w:t>Description</w:t>
      </w:r>
      <w:bookmarkEnd w:id="92"/>
    </w:p>
    <w:p w14:paraId="30F2CB31" w14:textId="3C355DBC" w:rsidR="00DC5182" w:rsidRPr="001803C5" w:rsidRDefault="00CC7DE9" w:rsidP="00B87448">
      <w:pPr>
        <w:rPr>
          <w:rFonts w:cstheme="minorHAnsi"/>
        </w:rPr>
      </w:pPr>
      <w:r w:rsidRPr="001803C5">
        <w:rPr>
          <w:rFonts w:cstheme="minorHAnsi"/>
        </w:rPr>
        <w:t xml:space="preserve">This section explains </w:t>
      </w:r>
      <w:r w:rsidR="005777AA" w:rsidRPr="001803C5">
        <w:rPr>
          <w:rFonts w:cstheme="minorHAnsi"/>
        </w:rPr>
        <w:t xml:space="preserve">how </w:t>
      </w:r>
      <w:r w:rsidR="00841A8C" w:rsidRPr="001803C5">
        <w:rPr>
          <w:rFonts w:cstheme="minorHAnsi"/>
        </w:rPr>
        <w:t>to enter</w:t>
      </w:r>
      <w:r w:rsidR="005777AA" w:rsidRPr="001803C5">
        <w:rPr>
          <w:rFonts w:cstheme="minorHAnsi"/>
        </w:rPr>
        <w:t xml:space="preserve"> data </w:t>
      </w:r>
      <w:r w:rsidR="00ED7AD1" w:rsidRPr="001803C5">
        <w:rPr>
          <w:rFonts w:cstheme="minorHAnsi"/>
        </w:rPr>
        <w:t>in this entity</w:t>
      </w:r>
      <w:r w:rsidR="00841A8C" w:rsidRPr="001803C5">
        <w:rPr>
          <w:rFonts w:cstheme="minorHAnsi"/>
        </w:rPr>
        <w:t>, which represents the settings</w:t>
      </w:r>
      <w:r w:rsidR="00A20B7B" w:rsidRPr="001803C5">
        <w:rPr>
          <w:rFonts w:cstheme="minorHAnsi"/>
        </w:rPr>
        <w:t xml:space="preserve"> for other components in the solution</w:t>
      </w:r>
      <w:r w:rsidR="007D0E8F" w:rsidRPr="001803C5">
        <w:rPr>
          <w:rFonts w:cstheme="minorHAnsi"/>
        </w:rPr>
        <w:t>.</w:t>
      </w:r>
      <w:r w:rsidR="0044541C" w:rsidRPr="001803C5">
        <w:rPr>
          <w:rFonts w:cstheme="minorHAnsi"/>
        </w:rPr>
        <w:t xml:space="preserve"> It should be </w:t>
      </w:r>
      <w:r w:rsidR="00EC0122" w:rsidRPr="001803C5">
        <w:rPr>
          <w:rFonts w:cstheme="minorHAnsi"/>
        </w:rPr>
        <w:t>completed second</w:t>
      </w:r>
      <w:r w:rsidR="004346CE" w:rsidRPr="001803C5">
        <w:rPr>
          <w:rFonts w:cstheme="minorHAnsi"/>
        </w:rPr>
        <w:t>.</w:t>
      </w:r>
    </w:p>
    <w:p w14:paraId="78392316" w14:textId="432FAE3B" w:rsidR="00527BA5" w:rsidRPr="001803C5" w:rsidRDefault="00C56D0B" w:rsidP="00B87448">
      <w:pPr>
        <w:pStyle w:val="Heading3"/>
        <w:rPr>
          <w:rFonts w:asciiTheme="minorHAnsi" w:hAnsiTheme="minorHAnsi" w:cstheme="minorHAnsi"/>
        </w:rPr>
      </w:pPr>
      <w:bookmarkStart w:id="93" w:name="_Toc10827398"/>
      <w:r w:rsidRPr="001803C5">
        <w:rPr>
          <w:rFonts w:asciiTheme="minorHAnsi" w:hAnsiTheme="minorHAnsi" w:cstheme="minorHAnsi"/>
        </w:rPr>
        <w:t>Instructions</w:t>
      </w:r>
      <w:bookmarkEnd w:id="93"/>
    </w:p>
    <w:p w14:paraId="173BF031" w14:textId="278441C9" w:rsidR="00C56D0B" w:rsidRPr="001803C5" w:rsidRDefault="00C56D0B" w:rsidP="003C493F">
      <w:pPr>
        <w:pStyle w:val="ListParagraph"/>
        <w:numPr>
          <w:ilvl w:val="0"/>
          <w:numId w:val="2"/>
        </w:numPr>
        <w:rPr>
          <w:rFonts w:cstheme="minorHAnsi"/>
        </w:rPr>
      </w:pPr>
      <w:r w:rsidRPr="001803C5">
        <w:rPr>
          <w:rFonts w:cstheme="minorHAnsi"/>
        </w:rPr>
        <w:t>Open the Power Platform Admin View model driven app</w:t>
      </w:r>
      <w:r w:rsidR="002770A8" w:rsidRPr="001803C5">
        <w:rPr>
          <w:rFonts w:cstheme="minorHAnsi"/>
        </w:rPr>
        <w:t>.</w:t>
      </w:r>
    </w:p>
    <w:p w14:paraId="17DC7A83" w14:textId="21A2A2E2" w:rsidR="002770A8" w:rsidRPr="001803C5" w:rsidRDefault="002770A8" w:rsidP="003C493F">
      <w:pPr>
        <w:pStyle w:val="ListParagraph"/>
        <w:numPr>
          <w:ilvl w:val="0"/>
          <w:numId w:val="2"/>
        </w:numPr>
        <w:rPr>
          <w:rFonts w:cstheme="minorHAnsi"/>
        </w:rPr>
      </w:pPr>
      <w:r w:rsidRPr="001803C5">
        <w:rPr>
          <w:rFonts w:cstheme="minorHAnsi"/>
        </w:rPr>
        <w:t xml:space="preserve">In the left navigation, </w:t>
      </w:r>
      <w:r w:rsidR="00675A4D" w:rsidRPr="001803C5">
        <w:rPr>
          <w:rFonts w:cstheme="minorHAnsi"/>
        </w:rPr>
        <w:t>click on Settings</w:t>
      </w:r>
    </w:p>
    <w:p w14:paraId="774F8473" w14:textId="52E1E45E" w:rsidR="002C1EF0" w:rsidRPr="001803C5" w:rsidRDefault="002C1EF0" w:rsidP="003C493F">
      <w:pPr>
        <w:pStyle w:val="ListParagraph"/>
        <w:numPr>
          <w:ilvl w:val="0"/>
          <w:numId w:val="2"/>
        </w:numPr>
        <w:rPr>
          <w:rFonts w:cstheme="minorHAnsi"/>
        </w:rPr>
      </w:pPr>
      <w:r w:rsidRPr="001803C5">
        <w:rPr>
          <w:rFonts w:cstheme="minorHAnsi"/>
        </w:rPr>
        <w:t>In the Settings view screen, click on “+ New”</w:t>
      </w:r>
      <w:r w:rsidR="0001299E" w:rsidRPr="001803C5">
        <w:rPr>
          <w:rFonts w:cstheme="minorHAnsi"/>
        </w:rPr>
        <w:t xml:space="preserve"> to create a new record</w:t>
      </w:r>
    </w:p>
    <w:p w14:paraId="7B9109D2" w14:textId="1B895CEA" w:rsidR="00C56D0B" w:rsidRPr="001803C5" w:rsidRDefault="001E3998" w:rsidP="003C493F">
      <w:pPr>
        <w:pStyle w:val="ListParagraph"/>
        <w:numPr>
          <w:ilvl w:val="0"/>
          <w:numId w:val="2"/>
        </w:numPr>
        <w:rPr>
          <w:rFonts w:cstheme="minorHAnsi"/>
        </w:rPr>
      </w:pPr>
      <w:r w:rsidRPr="001803C5">
        <w:rPr>
          <w:rFonts w:cstheme="minorHAnsi"/>
        </w:rPr>
        <w:t>Provide values for each field</w:t>
      </w:r>
      <w:r w:rsidR="004E009F" w:rsidRPr="001803C5">
        <w:rPr>
          <w:rFonts w:cstheme="minorHAnsi"/>
        </w:rPr>
        <w:t>.</w:t>
      </w:r>
      <w:r w:rsidR="0005345D" w:rsidRPr="001803C5">
        <w:rPr>
          <w:rFonts w:cstheme="minorHAnsi"/>
        </w:rPr>
        <w:t xml:space="preserve"> </w:t>
      </w:r>
    </w:p>
    <w:p w14:paraId="7FBE49BB" w14:textId="5D4400D5" w:rsidR="007C4033" w:rsidRPr="001803C5" w:rsidRDefault="007C4033" w:rsidP="003C493F">
      <w:pPr>
        <w:pStyle w:val="ListParagraph"/>
        <w:numPr>
          <w:ilvl w:val="0"/>
          <w:numId w:val="2"/>
        </w:numPr>
        <w:rPr>
          <w:rFonts w:cstheme="minorHAnsi"/>
        </w:rPr>
      </w:pPr>
      <w:r w:rsidRPr="001803C5">
        <w:rPr>
          <w:rFonts w:cstheme="minorHAnsi"/>
        </w:rPr>
        <w:t>Save by clicking CTRL + S or by clicking the Save button in the bottom right corner.</w:t>
      </w:r>
    </w:p>
    <w:p w14:paraId="14E0C778" w14:textId="34BF902D" w:rsidR="00663275" w:rsidRPr="001803C5" w:rsidRDefault="0076760D" w:rsidP="003C493F">
      <w:pPr>
        <w:pStyle w:val="ListParagraph"/>
        <w:numPr>
          <w:ilvl w:val="0"/>
          <w:numId w:val="2"/>
        </w:numPr>
        <w:rPr>
          <w:rFonts w:cstheme="minorHAnsi"/>
        </w:rPr>
      </w:pPr>
      <w:r w:rsidRPr="001803C5">
        <w:rPr>
          <w:rFonts w:cstheme="minorHAnsi"/>
        </w:rPr>
        <w:lastRenderedPageBreak/>
        <w:t xml:space="preserve">Do not add more records to this table, there is no need. </w:t>
      </w:r>
      <w:r w:rsidR="00663275" w:rsidRPr="001803C5">
        <w:rPr>
          <w:rFonts w:cstheme="minorHAnsi"/>
        </w:rPr>
        <w:t xml:space="preserve">The dependent components will always get </w:t>
      </w:r>
      <w:r w:rsidR="00BE3DE7" w:rsidRPr="001803C5">
        <w:rPr>
          <w:rFonts w:cstheme="minorHAnsi"/>
        </w:rPr>
        <w:t xml:space="preserve">values from </w:t>
      </w:r>
      <w:r w:rsidR="00663275" w:rsidRPr="001803C5">
        <w:rPr>
          <w:rFonts w:cstheme="minorHAnsi"/>
        </w:rPr>
        <w:t>the first record</w:t>
      </w:r>
      <w:r w:rsidR="00EC606F" w:rsidRPr="001803C5">
        <w:rPr>
          <w:rFonts w:cstheme="minorHAnsi"/>
        </w:rPr>
        <w:t xml:space="preserve"> so there only needs to be one record in this table.</w:t>
      </w:r>
    </w:p>
    <w:p w14:paraId="16B6B8B9" w14:textId="77777777" w:rsidR="000C6515" w:rsidRPr="001803C5" w:rsidRDefault="000C6515" w:rsidP="008B5936">
      <w:pPr>
        <w:rPr>
          <w:rFonts w:cstheme="minorHAnsi"/>
        </w:rPr>
      </w:pPr>
    </w:p>
    <w:p w14:paraId="0DB5D674" w14:textId="31A4B8F2" w:rsidR="00E21F6C" w:rsidRPr="001803C5" w:rsidRDefault="00BF6984" w:rsidP="0073422B">
      <w:pPr>
        <w:pStyle w:val="Heading2"/>
        <w:rPr>
          <w:rFonts w:asciiTheme="minorHAnsi" w:hAnsiTheme="minorHAnsi" w:cstheme="minorHAnsi"/>
        </w:rPr>
      </w:pPr>
      <w:bookmarkStart w:id="94" w:name="_Toc10827399"/>
      <w:r w:rsidRPr="001803C5">
        <w:rPr>
          <w:rFonts w:asciiTheme="minorHAnsi" w:hAnsiTheme="minorHAnsi" w:cstheme="minorHAnsi"/>
        </w:rPr>
        <w:t xml:space="preserve">Step 3: </w:t>
      </w:r>
      <w:r w:rsidR="00E21F6C" w:rsidRPr="001803C5">
        <w:rPr>
          <w:rFonts w:asciiTheme="minorHAnsi" w:hAnsiTheme="minorHAnsi" w:cstheme="minorHAnsi"/>
        </w:rPr>
        <w:t xml:space="preserve">Install the </w:t>
      </w:r>
      <w:r w:rsidR="00C95DDA">
        <w:rPr>
          <w:rFonts w:asciiTheme="minorHAnsi" w:hAnsiTheme="minorHAnsi" w:cstheme="minorHAnsi"/>
        </w:rPr>
        <w:t>Flow</w:t>
      </w:r>
      <w:r w:rsidR="00E21F6C" w:rsidRPr="001803C5">
        <w:rPr>
          <w:rFonts w:asciiTheme="minorHAnsi" w:hAnsiTheme="minorHAnsi" w:cstheme="minorHAnsi"/>
        </w:rPr>
        <w:t>s</w:t>
      </w:r>
      <w:bookmarkEnd w:id="94"/>
    </w:p>
    <w:p w14:paraId="1728A504" w14:textId="72CFDD14" w:rsidR="00765312" w:rsidRPr="001803C5" w:rsidRDefault="00765312" w:rsidP="00D55477">
      <w:pPr>
        <w:pStyle w:val="Heading3"/>
        <w:rPr>
          <w:rFonts w:asciiTheme="minorHAnsi" w:hAnsiTheme="minorHAnsi" w:cstheme="minorHAnsi"/>
        </w:rPr>
      </w:pPr>
      <w:bookmarkStart w:id="95" w:name="_Toc10827400"/>
      <w:r w:rsidRPr="001803C5">
        <w:rPr>
          <w:rFonts w:asciiTheme="minorHAnsi" w:hAnsiTheme="minorHAnsi" w:cstheme="minorHAnsi"/>
        </w:rPr>
        <w:t>Components covered</w:t>
      </w:r>
      <w:bookmarkEnd w:id="95"/>
    </w:p>
    <w:p w14:paraId="2B613F41" w14:textId="3272E626" w:rsidR="00765312" w:rsidRPr="001803C5" w:rsidRDefault="00C95DDA" w:rsidP="00AC62B5">
      <w:pPr>
        <w:rPr>
          <w:rFonts w:cstheme="minorHAnsi"/>
        </w:rPr>
      </w:pPr>
      <w:r>
        <w:rPr>
          <w:rFonts w:cstheme="minorHAnsi"/>
        </w:rPr>
        <w:t>Flow</w:t>
      </w:r>
      <w:r w:rsidR="00765312" w:rsidRPr="001803C5">
        <w:rPr>
          <w:rFonts w:cstheme="minorHAnsi"/>
        </w:rPr>
        <w:t>s</w:t>
      </w:r>
    </w:p>
    <w:p w14:paraId="58F938BF" w14:textId="0C670049" w:rsidR="003278E7" w:rsidRPr="001803C5" w:rsidRDefault="003278E7" w:rsidP="00D55477">
      <w:pPr>
        <w:pStyle w:val="Heading3"/>
        <w:rPr>
          <w:rFonts w:asciiTheme="minorHAnsi" w:hAnsiTheme="minorHAnsi" w:cstheme="minorHAnsi"/>
        </w:rPr>
      </w:pPr>
      <w:bookmarkStart w:id="96" w:name="_Toc10827401"/>
      <w:r w:rsidRPr="001803C5">
        <w:rPr>
          <w:rFonts w:asciiTheme="minorHAnsi" w:hAnsiTheme="minorHAnsi" w:cstheme="minorHAnsi"/>
        </w:rPr>
        <w:t>Dependent on</w:t>
      </w:r>
      <w:bookmarkEnd w:id="96"/>
    </w:p>
    <w:p w14:paraId="6682ABC9" w14:textId="174A60D4" w:rsidR="003278E7" w:rsidRPr="001803C5" w:rsidRDefault="00472A34" w:rsidP="003C493F">
      <w:pPr>
        <w:pStyle w:val="ListParagraph"/>
        <w:numPr>
          <w:ilvl w:val="0"/>
          <w:numId w:val="12"/>
        </w:numPr>
        <w:rPr>
          <w:rFonts w:cstheme="minorHAnsi"/>
        </w:rPr>
      </w:pPr>
      <w:r>
        <w:rPr>
          <w:rFonts w:cstheme="minorHAnsi"/>
        </w:rPr>
        <w:t xml:space="preserve">Step 1: </w:t>
      </w:r>
      <w:r w:rsidR="003278E7" w:rsidRPr="001803C5">
        <w:rPr>
          <w:rFonts w:cstheme="minorHAnsi"/>
        </w:rPr>
        <w:t>Install the CDS Solution</w:t>
      </w:r>
    </w:p>
    <w:p w14:paraId="1ACAB6F4" w14:textId="7B568E0E" w:rsidR="009521AC" w:rsidRPr="001803C5" w:rsidRDefault="00E24B88" w:rsidP="003C493F">
      <w:pPr>
        <w:pStyle w:val="ListParagraph"/>
        <w:numPr>
          <w:ilvl w:val="0"/>
          <w:numId w:val="12"/>
        </w:numPr>
        <w:rPr>
          <w:rFonts w:cstheme="minorHAnsi"/>
        </w:rPr>
      </w:pPr>
      <w:r>
        <w:rPr>
          <w:rFonts w:cstheme="minorHAnsi"/>
        </w:rPr>
        <w:t xml:space="preserve">Step 2: </w:t>
      </w:r>
      <w:r w:rsidR="009521AC" w:rsidRPr="001803C5">
        <w:rPr>
          <w:rFonts w:cstheme="minorHAnsi"/>
        </w:rPr>
        <w:t>Configure COE Settings</w:t>
      </w:r>
    </w:p>
    <w:p w14:paraId="6B5AFF80" w14:textId="4807A88C" w:rsidR="001D1BAE" w:rsidRPr="001803C5" w:rsidRDefault="001D1BAE" w:rsidP="00D55477">
      <w:pPr>
        <w:pStyle w:val="Heading3"/>
        <w:rPr>
          <w:rFonts w:asciiTheme="minorHAnsi" w:hAnsiTheme="minorHAnsi" w:cstheme="minorHAnsi"/>
        </w:rPr>
      </w:pPr>
      <w:bookmarkStart w:id="97" w:name="_Toc10827402"/>
      <w:r w:rsidRPr="001803C5">
        <w:rPr>
          <w:rFonts w:asciiTheme="minorHAnsi" w:hAnsiTheme="minorHAnsi" w:cstheme="minorHAnsi"/>
        </w:rPr>
        <w:t>Dependencies</w:t>
      </w:r>
      <w:bookmarkEnd w:id="97"/>
    </w:p>
    <w:p w14:paraId="68D9EE4E" w14:textId="387FFED6" w:rsidR="001D1BAE" w:rsidRPr="001803C5" w:rsidRDefault="009131FF" w:rsidP="00AC62B5">
      <w:pPr>
        <w:rPr>
          <w:rFonts w:cstheme="minorHAnsi"/>
        </w:rPr>
      </w:pPr>
      <w:r w:rsidRPr="001803C5">
        <w:rPr>
          <w:rFonts w:cstheme="minorHAnsi"/>
        </w:rPr>
        <w:t xml:space="preserve">The ‘Sync’ </w:t>
      </w:r>
      <w:r w:rsidR="00C95DDA">
        <w:rPr>
          <w:rFonts w:cstheme="minorHAnsi"/>
        </w:rPr>
        <w:t>Flow</w:t>
      </w:r>
      <w:r w:rsidRPr="001803C5">
        <w:rPr>
          <w:rFonts w:cstheme="minorHAnsi"/>
        </w:rPr>
        <w:t xml:space="preserve">s are used to </w:t>
      </w:r>
      <w:r w:rsidR="000C4260">
        <w:rPr>
          <w:rFonts w:cstheme="minorHAnsi"/>
        </w:rPr>
        <w:t xml:space="preserve">write data from the admin connectors </w:t>
      </w:r>
      <w:r w:rsidR="0040752A" w:rsidRPr="001803C5">
        <w:rPr>
          <w:rFonts w:cstheme="minorHAnsi"/>
        </w:rPr>
        <w:t>into the CDS entities</w:t>
      </w:r>
      <w:r w:rsidR="000269ED" w:rsidRPr="001803C5">
        <w:rPr>
          <w:rFonts w:cstheme="minorHAnsi"/>
        </w:rPr>
        <w:t>.</w:t>
      </w:r>
    </w:p>
    <w:p w14:paraId="3A6B17A7" w14:textId="2DCCDB45" w:rsidR="00C6033F" w:rsidRPr="001803C5" w:rsidRDefault="00C6033F" w:rsidP="00D55477">
      <w:pPr>
        <w:pStyle w:val="Heading3"/>
        <w:rPr>
          <w:rFonts w:asciiTheme="minorHAnsi" w:hAnsiTheme="minorHAnsi" w:cstheme="minorHAnsi"/>
        </w:rPr>
      </w:pPr>
      <w:bookmarkStart w:id="98" w:name="_Toc10827403"/>
      <w:r w:rsidRPr="001803C5">
        <w:rPr>
          <w:rFonts w:asciiTheme="minorHAnsi" w:hAnsiTheme="minorHAnsi" w:cstheme="minorHAnsi"/>
        </w:rPr>
        <w:t>Description</w:t>
      </w:r>
      <w:bookmarkEnd w:id="98"/>
    </w:p>
    <w:p w14:paraId="1B4553C9" w14:textId="603D14EF" w:rsidR="00CB71F3" w:rsidRPr="001803C5" w:rsidRDefault="00C6033F" w:rsidP="008F443A">
      <w:pPr>
        <w:rPr>
          <w:rFonts w:cstheme="minorHAnsi"/>
        </w:rPr>
      </w:pPr>
      <w:r w:rsidRPr="001803C5">
        <w:rPr>
          <w:rFonts w:cstheme="minorHAnsi"/>
        </w:rPr>
        <w:t>This step should be completed after the first two steps above.</w:t>
      </w:r>
      <w:r w:rsidR="00FD124F" w:rsidRPr="001803C5">
        <w:rPr>
          <w:rFonts w:cstheme="minorHAnsi"/>
        </w:rPr>
        <w:t xml:space="preserve"> </w:t>
      </w:r>
      <w:r w:rsidR="00FC1B45" w:rsidRPr="001803C5">
        <w:rPr>
          <w:rFonts w:cstheme="minorHAnsi"/>
        </w:rPr>
        <w:t>The</w:t>
      </w:r>
      <w:r w:rsidR="00FD124F" w:rsidRPr="001803C5">
        <w:rPr>
          <w:rFonts w:cstheme="minorHAnsi"/>
        </w:rPr>
        <w:t xml:space="preserve"> </w:t>
      </w:r>
      <w:r w:rsidR="00C95DDA">
        <w:rPr>
          <w:rFonts w:cstheme="minorHAnsi"/>
        </w:rPr>
        <w:t>Flow</w:t>
      </w:r>
      <w:r w:rsidR="00FD124F" w:rsidRPr="001803C5">
        <w:rPr>
          <w:rFonts w:cstheme="minorHAnsi"/>
        </w:rPr>
        <w:t xml:space="preserve">s </w:t>
      </w:r>
      <w:r w:rsidR="00AE3FD6" w:rsidRPr="001803C5">
        <w:rPr>
          <w:rFonts w:cstheme="minorHAnsi"/>
        </w:rPr>
        <w:t>with the prefix</w:t>
      </w:r>
      <w:r w:rsidR="00FC1B45" w:rsidRPr="001803C5">
        <w:rPr>
          <w:rFonts w:cstheme="minorHAnsi"/>
        </w:rPr>
        <w:t xml:space="preserve"> ‘Sync’ </w:t>
      </w:r>
      <w:r w:rsidR="00FD124F" w:rsidRPr="001803C5">
        <w:rPr>
          <w:rFonts w:cstheme="minorHAnsi"/>
        </w:rPr>
        <w:t xml:space="preserve">are required for </w:t>
      </w:r>
      <w:r w:rsidR="009C4669" w:rsidRPr="001803C5">
        <w:rPr>
          <w:rFonts w:cstheme="minorHAnsi"/>
        </w:rPr>
        <w:t xml:space="preserve">populating data in </w:t>
      </w:r>
      <w:r w:rsidR="00150F9B" w:rsidRPr="001803C5">
        <w:rPr>
          <w:rFonts w:cstheme="minorHAnsi"/>
        </w:rPr>
        <w:t xml:space="preserve">the ‘resource’ related </w:t>
      </w:r>
      <w:r w:rsidR="009C4669" w:rsidRPr="001803C5">
        <w:rPr>
          <w:rFonts w:cstheme="minorHAnsi"/>
        </w:rPr>
        <w:t xml:space="preserve">CDS </w:t>
      </w:r>
      <w:r w:rsidR="00150F9B" w:rsidRPr="001803C5">
        <w:rPr>
          <w:rFonts w:cstheme="minorHAnsi"/>
        </w:rPr>
        <w:t xml:space="preserve">entities (Environments, PowerApps Apps, </w:t>
      </w:r>
      <w:r w:rsidR="00C95DDA">
        <w:rPr>
          <w:rFonts w:cstheme="minorHAnsi"/>
        </w:rPr>
        <w:t>Flow</w:t>
      </w:r>
      <w:r w:rsidR="00150F9B" w:rsidRPr="001803C5">
        <w:rPr>
          <w:rFonts w:cstheme="minorHAnsi"/>
        </w:rPr>
        <w:t>s, Connectors</w:t>
      </w:r>
      <w:r w:rsidR="0012144C" w:rsidRPr="001803C5">
        <w:rPr>
          <w:rFonts w:cstheme="minorHAnsi"/>
        </w:rPr>
        <w:t xml:space="preserve"> and </w:t>
      </w:r>
      <w:r w:rsidR="00150F9B" w:rsidRPr="001803C5">
        <w:rPr>
          <w:rFonts w:cstheme="minorHAnsi"/>
        </w:rPr>
        <w:t>Makers)</w:t>
      </w:r>
      <w:r w:rsidR="005C4A35" w:rsidRPr="001803C5">
        <w:rPr>
          <w:rFonts w:cstheme="minorHAnsi"/>
        </w:rPr>
        <w:t>.</w:t>
      </w:r>
    </w:p>
    <w:p w14:paraId="0C421079" w14:textId="264BADE7" w:rsidR="008377A1" w:rsidRPr="001803C5" w:rsidRDefault="000E3D24" w:rsidP="006C2142">
      <w:pPr>
        <w:rPr>
          <w:rFonts w:cstheme="minorHAnsi"/>
        </w:rPr>
      </w:pPr>
      <w:r w:rsidRPr="001803C5">
        <w:rPr>
          <w:rFonts w:cstheme="minorHAnsi"/>
        </w:rPr>
        <w:t xml:space="preserve">There are multiple ways to import these </w:t>
      </w:r>
      <w:r w:rsidR="00C95DDA">
        <w:rPr>
          <w:rFonts w:cstheme="minorHAnsi"/>
        </w:rPr>
        <w:t>Flow</w:t>
      </w:r>
      <w:r w:rsidRPr="001803C5">
        <w:rPr>
          <w:rFonts w:cstheme="minorHAnsi"/>
        </w:rPr>
        <w:t xml:space="preserve">s, and not all the </w:t>
      </w:r>
      <w:r w:rsidR="00C95DDA">
        <w:rPr>
          <w:rFonts w:cstheme="minorHAnsi"/>
        </w:rPr>
        <w:t>Flow</w:t>
      </w:r>
      <w:r w:rsidRPr="001803C5">
        <w:rPr>
          <w:rFonts w:cstheme="minorHAnsi"/>
        </w:rPr>
        <w:t>s are required.</w:t>
      </w:r>
      <w:r w:rsidR="00B90574" w:rsidRPr="001803C5">
        <w:rPr>
          <w:rFonts w:cstheme="minorHAnsi"/>
        </w:rPr>
        <w:t xml:space="preserve"> Please read the description </w:t>
      </w:r>
      <w:r w:rsidR="00CD6D9C" w:rsidRPr="001803C5">
        <w:rPr>
          <w:rFonts w:cstheme="minorHAnsi"/>
        </w:rPr>
        <w:t xml:space="preserve">of each </w:t>
      </w:r>
      <w:r w:rsidR="00C95DDA">
        <w:rPr>
          <w:rFonts w:cstheme="minorHAnsi"/>
        </w:rPr>
        <w:t>Flow</w:t>
      </w:r>
      <w:r w:rsidR="00CD6D9C" w:rsidRPr="001803C5">
        <w:rPr>
          <w:rFonts w:cstheme="minorHAnsi"/>
        </w:rPr>
        <w:t xml:space="preserve"> to understand which ones are required </w:t>
      </w:r>
      <w:r w:rsidR="00DA23CC" w:rsidRPr="001803C5">
        <w:rPr>
          <w:rFonts w:cstheme="minorHAnsi"/>
        </w:rPr>
        <w:t>and how to import it.</w:t>
      </w:r>
    </w:p>
    <w:p w14:paraId="4F4EAEDB" w14:textId="05C3A75E" w:rsidR="002A686A" w:rsidRPr="001803C5" w:rsidRDefault="00FC493A" w:rsidP="0089497D">
      <w:pPr>
        <w:rPr>
          <w:rFonts w:cstheme="minorHAnsi"/>
        </w:rPr>
      </w:pPr>
      <w:r w:rsidRPr="001803C5">
        <w:rPr>
          <w:rFonts w:cstheme="minorHAnsi"/>
        </w:rPr>
        <w:t xml:space="preserve">Required </w:t>
      </w:r>
      <w:r w:rsidR="00C95DDA">
        <w:rPr>
          <w:rFonts w:cstheme="minorHAnsi"/>
        </w:rPr>
        <w:t>Flow</w:t>
      </w:r>
      <w:r w:rsidR="00E40732" w:rsidRPr="001803C5">
        <w:rPr>
          <w:rFonts w:cstheme="minorHAnsi"/>
        </w:rPr>
        <w:t xml:space="preserve"> to sync data to the resource entities:</w:t>
      </w:r>
    </w:p>
    <w:p w14:paraId="02DAEA7F" w14:textId="1D1E7E83" w:rsidR="002A686A" w:rsidRPr="001803C5" w:rsidRDefault="001A3F0D" w:rsidP="003C493F">
      <w:pPr>
        <w:pStyle w:val="ListParagraph"/>
        <w:numPr>
          <w:ilvl w:val="0"/>
          <w:numId w:val="1"/>
        </w:numPr>
        <w:rPr>
          <w:rFonts w:cstheme="minorHAnsi"/>
        </w:rPr>
      </w:pPr>
      <w:r w:rsidRPr="001803C5">
        <w:rPr>
          <w:rFonts w:cstheme="minorHAnsi"/>
          <w:b/>
          <w:bCs/>
        </w:rPr>
        <w:t>Uber Sync</w:t>
      </w:r>
      <w:r w:rsidR="00AC4BD7" w:rsidRPr="001803C5">
        <w:rPr>
          <w:rFonts w:cstheme="minorHAnsi"/>
          <w:b/>
          <w:bCs/>
        </w:rPr>
        <w:t xml:space="preserve"> </w:t>
      </w:r>
      <w:r w:rsidR="00C95DDA">
        <w:rPr>
          <w:rFonts w:cstheme="minorHAnsi"/>
          <w:b/>
          <w:bCs/>
        </w:rPr>
        <w:t>Flow</w:t>
      </w:r>
      <w:r w:rsidR="00AC4BD7" w:rsidRPr="001803C5">
        <w:rPr>
          <w:rFonts w:cstheme="minorHAnsi"/>
          <w:b/>
          <w:bCs/>
        </w:rPr>
        <w:t xml:space="preserve"> (</w:t>
      </w:r>
      <w:r w:rsidR="006E757D" w:rsidRPr="001803C5">
        <w:rPr>
          <w:rFonts w:cstheme="minorHAnsi"/>
          <w:b/>
          <w:bCs/>
        </w:rPr>
        <w:t>Admin | Sync</w:t>
      </w:r>
      <w:r w:rsidR="00AC4BD7" w:rsidRPr="001803C5">
        <w:rPr>
          <w:rFonts w:cstheme="minorHAnsi"/>
          <w:b/>
          <w:bCs/>
        </w:rPr>
        <w:t>)</w:t>
      </w:r>
      <w:r w:rsidR="006E757D" w:rsidRPr="001803C5">
        <w:rPr>
          <w:rFonts w:cstheme="minorHAnsi"/>
        </w:rPr>
        <w:br/>
      </w:r>
      <w:r w:rsidR="00C95DDA">
        <w:rPr>
          <w:rFonts w:cstheme="minorHAnsi"/>
        </w:rPr>
        <w:t>Flow</w:t>
      </w:r>
      <w:r w:rsidR="009C54FF" w:rsidRPr="001803C5">
        <w:rPr>
          <w:rFonts w:cstheme="minorHAnsi"/>
        </w:rPr>
        <w:t xml:space="preserve"> type: Scheduled (daily by default)</w:t>
      </w:r>
      <w:r w:rsidR="009C54FF" w:rsidRPr="001803C5">
        <w:rPr>
          <w:rFonts w:cstheme="minorHAnsi"/>
        </w:rPr>
        <w:br/>
      </w:r>
      <w:r w:rsidR="0029658D" w:rsidRPr="001803C5">
        <w:rPr>
          <w:rFonts w:cstheme="minorHAnsi"/>
        </w:rPr>
        <w:t xml:space="preserve">Description: </w:t>
      </w:r>
      <w:r w:rsidR="006E757D" w:rsidRPr="001803C5">
        <w:rPr>
          <w:rFonts w:cstheme="minorHAnsi"/>
        </w:rPr>
        <w:t xml:space="preserve">This is a single </w:t>
      </w:r>
      <w:r w:rsidR="00C95DDA">
        <w:rPr>
          <w:rFonts w:cstheme="minorHAnsi"/>
        </w:rPr>
        <w:t>Flow</w:t>
      </w:r>
      <w:r w:rsidR="00F23832" w:rsidRPr="001803C5">
        <w:rPr>
          <w:rFonts w:cstheme="minorHAnsi"/>
        </w:rPr>
        <w:t xml:space="preserve"> that syncs data to all the resource related entities in one </w:t>
      </w:r>
      <w:r w:rsidR="00C95DDA">
        <w:rPr>
          <w:rFonts w:cstheme="minorHAnsi"/>
        </w:rPr>
        <w:t>Flow</w:t>
      </w:r>
      <w:r w:rsidR="00F23832" w:rsidRPr="001803C5">
        <w:rPr>
          <w:rFonts w:cstheme="minorHAnsi"/>
        </w:rPr>
        <w:t>. It’s part of the solution that was imported in the first step.</w:t>
      </w:r>
      <w:r w:rsidR="0021658D" w:rsidRPr="001803C5">
        <w:rPr>
          <w:rFonts w:cstheme="minorHAnsi"/>
        </w:rPr>
        <w:t xml:space="preserve"> This is the fastest to install, but it takes longer to execute</w:t>
      </w:r>
      <w:r w:rsidR="00C17966" w:rsidRPr="001803C5">
        <w:rPr>
          <w:rFonts w:cstheme="minorHAnsi"/>
        </w:rPr>
        <w:t>.</w:t>
      </w:r>
      <w:r w:rsidR="00477468" w:rsidRPr="001803C5">
        <w:rPr>
          <w:rFonts w:cstheme="minorHAnsi"/>
        </w:rPr>
        <w:t xml:space="preserve"> </w:t>
      </w:r>
      <w:r w:rsidR="00A87F4E" w:rsidRPr="001803C5">
        <w:rPr>
          <w:rFonts w:cstheme="minorHAnsi"/>
        </w:rPr>
        <w:br/>
      </w:r>
    </w:p>
    <w:p w14:paraId="5B8A725A" w14:textId="116E5C54" w:rsidR="00E26DB7" w:rsidRPr="001803C5" w:rsidRDefault="00313B21" w:rsidP="00027476">
      <w:pPr>
        <w:rPr>
          <w:rFonts w:cstheme="minorHAnsi"/>
        </w:rPr>
      </w:pPr>
      <w:r w:rsidRPr="001803C5">
        <w:rPr>
          <w:rFonts w:cstheme="minorHAnsi"/>
        </w:rPr>
        <w:t xml:space="preserve">Optional </w:t>
      </w:r>
      <w:r w:rsidR="00C95DDA">
        <w:rPr>
          <w:rFonts w:cstheme="minorHAnsi"/>
        </w:rPr>
        <w:t>Flow</w:t>
      </w:r>
      <w:r w:rsidRPr="001803C5">
        <w:rPr>
          <w:rFonts w:cstheme="minorHAnsi"/>
        </w:rPr>
        <w:t xml:space="preserve">s. </w:t>
      </w:r>
      <w:r w:rsidR="00E26DB7" w:rsidRPr="001803C5">
        <w:rPr>
          <w:rFonts w:cstheme="minorHAnsi"/>
        </w:rPr>
        <w:t xml:space="preserve">The other </w:t>
      </w:r>
      <w:r w:rsidR="00C95DDA">
        <w:rPr>
          <w:rFonts w:cstheme="minorHAnsi"/>
        </w:rPr>
        <w:t>Flow</w:t>
      </w:r>
      <w:r w:rsidR="00E26DB7" w:rsidRPr="001803C5">
        <w:rPr>
          <w:rFonts w:cstheme="minorHAnsi"/>
        </w:rPr>
        <w:t xml:space="preserve">s available to import </w:t>
      </w:r>
      <w:r w:rsidR="00F84BAE" w:rsidRPr="001803C5">
        <w:rPr>
          <w:rFonts w:cstheme="minorHAnsi"/>
        </w:rPr>
        <w:t xml:space="preserve">are not required to sync data into the resource </w:t>
      </w:r>
      <w:r w:rsidR="00F95425" w:rsidRPr="001803C5">
        <w:rPr>
          <w:rFonts w:cstheme="minorHAnsi"/>
        </w:rPr>
        <w:t>entities</w:t>
      </w:r>
      <w:r w:rsidR="00F95425">
        <w:rPr>
          <w:rFonts w:cstheme="minorHAnsi"/>
        </w:rPr>
        <w:t xml:space="preserve"> but</w:t>
      </w:r>
      <w:r w:rsidR="00F35397">
        <w:rPr>
          <w:rFonts w:cstheme="minorHAnsi"/>
        </w:rPr>
        <w:t xml:space="preserve"> are recommended for the example audit process to work.</w:t>
      </w:r>
    </w:p>
    <w:p w14:paraId="633EED50" w14:textId="142C31C0" w:rsidR="00E26DB7" w:rsidRPr="001803C5" w:rsidRDefault="00C95DDA" w:rsidP="003C493F">
      <w:pPr>
        <w:pStyle w:val="ListParagraph"/>
        <w:numPr>
          <w:ilvl w:val="0"/>
          <w:numId w:val="1"/>
        </w:numPr>
        <w:rPr>
          <w:rFonts w:cstheme="minorHAnsi"/>
        </w:rPr>
      </w:pPr>
      <w:r>
        <w:rPr>
          <w:rFonts w:cstheme="minorHAnsi"/>
          <w:b/>
          <w:bCs/>
        </w:rPr>
        <w:t>Flow</w:t>
      </w:r>
      <w:r w:rsidR="0053174B" w:rsidRPr="001803C5">
        <w:rPr>
          <w:rFonts w:cstheme="minorHAnsi"/>
          <w:b/>
          <w:bCs/>
        </w:rPr>
        <w:t xml:space="preserve"> | Welcome Email</w:t>
      </w:r>
      <w:r w:rsidR="00AE5D6E" w:rsidRPr="001803C5">
        <w:rPr>
          <w:rFonts w:cstheme="minorHAnsi"/>
        </w:rPr>
        <w:br/>
      </w:r>
      <w:r>
        <w:rPr>
          <w:rFonts w:cstheme="minorHAnsi"/>
        </w:rPr>
        <w:t>Flow</w:t>
      </w:r>
      <w:r w:rsidR="006263B9" w:rsidRPr="001803C5">
        <w:rPr>
          <w:rFonts w:cstheme="minorHAnsi"/>
        </w:rPr>
        <w:t xml:space="preserve"> type: Automated</w:t>
      </w:r>
      <w:r w:rsidR="006263B9" w:rsidRPr="001803C5">
        <w:rPr>
          <w:rFonts w:cstheme="minorHAnsi"/>
        </w:rPr>
        <w:br/>
      </w:r>
      <w:r w:rsidR="00AE5D6E" w:rsidRPr="001803C5">
        <w:rPr>
          <w:rFonts w:cstheme="minorHAnsi"/>
        </w:rPr>
        <w:t>Description:</w:t>
      </w:r>
      <w:r w:rsidR="001D5083" w:rsidRPr="001803C5">
        <w:rPr>
          <w:rFonts w:cstheme="minorHAnsi"/>
        </w:rPr>
        <w:t xml:space="preserve"> </w:t>
      </w:r>
      <w:r w:rsidR="00AE5D6E" w:rsidRPr="001803C5">
        <w:rPr>
          <w:rFonts w:cstheme="minorHAnsi"/>
        </w:rPr>
        <w:t xml:space="preserve">When a Maker is added to the Makers table, it will </w:t>
      </w:r>
      <w:r w:rsidR="0029658D" w:rsidRPr="001803C5">
        <w:rPr>
          <w:rFonts w:cstheme="minorHAnsi"/>
        </w:rPr>
        <w:t xml:space="preserve">add the user to a specified office group </w:t>
      </w:r>
      <w:r w:rsidR="00E70B5C" w:rsidRPr="001803C5">
        <w:rPr>
          <w:rFonts w:cstheme="minorHAnsi"/>
        </w:rPr>
        <w:t xml:space="preserve">and send a welcome email to that user. </w:t>
      </w:r>
      <w:r w:rsidR="009066DF" w:rsidRPr="001803C5">
        <w:rPr>
          <w:rFonts w:cstheme="minorHAnsi"/>
        </w:rPr>
        <w:br/>
      </w:r>
    </w:p>
    <w:p w14:paraId="42061826" w14:textId="7F3D63DE" w:rsidR="00BC370D" w:rsidRPr="001803C5" w:rsidRDefault="00C95DDA" w:rsidP="003C493F">
      <w:pPr>
        <w:pStyle w:val="ListParagraph"/>
        <w:numPr>
          <w:ilvl w:val="0"/>
          <w:numId w:val="1"/>
        </w:numPr>
        <w:rPr>
          <w:rFonts w:cstheme="minorHAnsi"/>
        </w:rPr>
      </w:pPr>
      <w:r>
        <w:rPr>
          <w:rFonts w:cstheme="minorHAnsi"/>
          <w:b/>
          <w:bCs/>
        </w:rPr>
        <w:t>Flow</w:t>
      </w:r>
      <w:r w:rsidR="002D6D5F" w:rsidRPr="001803C5">
        <w:rPr>
          <w:rFonts w:cstheme="minorHAnsi"/>
          <w:b/>
          <w:bCs/>
        </w:rPr>
        <w:t xml:space="preserve"> | Compliance</w:t>
      </w:r>
      <w:r w:rsidR="0050046A" w:rsidRPr="001803C5">
        <w:rPr>
          <w:rFonts w:cstheme="minorHAnsi"/>
          <w:b/>
          <w:bCs/>
        </w:rPr>
        <w:t xml:space="preserve"> notification</w:t>
      </w:r>
      <w:r w:rsidR="00072C4A" w:rsidRPr="001803C5">
        <w:rPr>
          <w:rFonts w:cstheme="minorHAnsi"/>
          <w:b/>
          <w:bCs/>
        </w:rPr>
        <w:t xml:space="preserve"> email</w:t>
      </w:r>
      <w:r w:rsidR="001D5083" w:rsidRPr="001803C5">
        <w:rPr>
          <w:rFonts w:cstheme="minorHAnsi"/>
        </w:rPr>
        <w:br/>
      </w:r>
      <w:r>
        <w:rPr>
          <w:rFonts w:cstheme="minorHAnsi"/>
        </w:rPr>
        <w:t>Flow</w:t>
      </w:r>
      <w:r w:rsidR="000C11EE" w:rsidRPr="001803C5">
        <w:rPr>
          <w:rFonts w:cstheme="minorHAnsi"/>
        </w:rPr>
        <w:t xml:space="preserve"> type: Scheduled (weekly by default)</w:t>
      </w:r>
      <w:r w:rsidR="000C11EE" w:rsidRPr="001803C5">
        <w:rPr>
          <w:rFonts w:cstheme="minorHAnsi"/>
        </w:rPr>
        <w:br/>
      </w:r>
      <w:r w:rsidR="001D5083" w:rsidRPr="001803C5">
        <w:rPr>
          <w:rFonts w:cstheme="minorHAnsi"/>
        </w:rPr>
        <w:t xml:space="preserve">Description: </w:t>
      </w:r>
      <w:r w:rsidR="00A57A7C" w:rsidRPr="001803C5">
        <w:rPr>
          <w:rFonts w:cstheme="minorHAnsi"/>
        </w:rPr>
        <w:t xml:space="preserve">The </w:t>
      </w:r>
      <w:r>
        <w:rPr>
          <w:rFonts w:cstheme="minorHAnsi"/>
        </w:rPr>
        <w:t>Flow</w:t>
      </w:r>
      <w:r w:rsidR="00A57A7C" w:rsidRPr="001803C5">
        <w:rPr>
          <w:rFonts w:cstheme="minorHAnsi"/>
        </w:rPr>
        <w:t xml:space="preserve"> iterates through the PowerApps apps in the CDS entity and checks for specific thresholds</w:t>
      </w:r>
      <w:r w:rsidR="0074693D" w:rsidRPr="001803C5">
        <w:rPr>
          <w:rFonts w:cstheme="minorHAnsi"/>
        </w:rPr>
        <w:t>, then emails the app owner</w:t>
      </w:r>
      <w:r w:rsidR="00DB4F67" w:rsidRPr="001803C5">
        <w:rPr>
          <w:rFonts w:cstheme="minorHAnsi"/>
        </w:rPr>
        <w:t xml:space="preserve"> how they can stay compliant</w:t>
      </w:r>
      <w:r w:rsidR="00A57A7C" w:rsidRPr="001803C5">
        <w:rPr>
          <w:rFonts w:cstheme="minorHAnsi"/>
        </w:rPr>
        <w:t xml:space="preserve">: </w:t>
      </w:r>
      <w:r w:rsidR="00182BA1" w:rsidRPr="001803C5">
        <w:rPr>
          <w:rFonts w:cstheme="minorHAnsi"/>
        </w:rPr>
        <w:br/>
      </w:r>
      <w:r w:rsidR="00A57A7C" w:rsidRPr="001803C5">
        <w:rPr>
          <w:rFonts w:cstheme="minorHAnsi"/>
        </w:rPr>
        <w:t xml:space="preserve">(a) If an app is </w:t>
      </w:r>
      <w:r w:rsidR="00182BA1" w:rsidRPr="001803C5">
        <w:rPr>
          <w:rFonts w:cstheme="minorHAnsi"/>
        </w:rPr>
        <w:t>shared with &gt;20 users or &gt;0 groups and the user has not submitted business requirements</w:t>
      </w:r>
      <w:r w:rsidR="00621D60" w:rsidRPr="001803C5">
        <w:rPr>
          <w:rFonts w:cstheme="minorHAnsi"/>
        </w:rPr>
        <w:t>.</w:t>
      </w:r>
      <w:r w:rsidR="00912C67" w:rsidRPr="001803C5">
        <w:rPr>
          <w:rFonts w:cstheme="minorHAnsi"/>
        </w:rPr>
        <w:br/>
        <w:t>(b)</w:t>
      </w:r>
      <w:r w:rsidR="006B1FB8" w:rsidRPr="001803C5">
        <w:rPr>
          <w:rFonts w:cstheme="minorHAnsi"/>
        </w:rPr>
        <w:t xml:space="preserve"> If an app has submitted business requirements but has not been updated or missing a </w:t>
      </w:r>
      <w:r w:rsidR="006B1FB8" w:rsidRPr="001803C5">
        <w:rPr>
          <w:rFonts w:cstheme="minorHAnsi"/>
        </w:rPr>
        <w:lastRenderedPageBreak/>
        <w:t>description</w:t>
      </w:r>
      <w:r w:rsidR="00111F17" w:rsidRPr="001803C5">
        <w:rPr>
          <w:rFonts w:cstheme="minorHAnsi"/>
        </w:rPr>
        <w:t>.</w:t>
      </w:r>
      <w:r w:rsidR="00282502" w:rsidRPr="001803C5">
        <w:rPr>
          <w:rFonts w:cstheme="minorHAnsi"/>
        </w:rPr>
        <w:br/>
      </w:r>
    </w:p>
    <w:p w14:paraId="7B9C8888" w14:textId="1B33DF0C" w:rsidR="004A1290" w:rsidRPr="001803C5" w:rsidRDefault="00C95DDA" w:rsidP="003C493F">
      <w:pPr>
        <w:pStyle w:val="ListParagraph"/>
        <w:numPr>
          <w:ilvl w:val="0"/>
          <w:numId w:val="1"/>
        </w:numPr>
        <w:rPr>
          <w:rFonts w:cstheme="minorHAnsi"/>
        </w:rPr>
      </w:pPr>
      <w:r>
        <w:rPr>
          <w:rFonts w:cstheme="minorHAnsi"/>
          <w:b/>
          <w:bCs/>
        </w:rPr>
        <w:t>Flow</w:t>
      </w:r>
      <w:r w:rsidR="00282502" w:rsidRPr="001803C5">
        <w:rPr>
          <w:rFonts w:cstheme="minorHAnsi"/>
          <w:b/>
          <w:bCs/>
        </w:rPr>
        <w:t xml:space="preserve"> | Sync Audit Logs</w:t>
      </w:r>
      <w:r w:rsidR="00CE6508" w:rsidRPr="001803C5">
        <w:rPr>
          <w:rFonts w:cstheme="minorHAnsi"/>
        </w:rPr>
        <w:br/>
      </w:r>
      <w:r w:rsidR="0010572F" w:rsidRPr="00215612">
        <w:rPr>
          <w:rFonts w:cstheme="minorHAnsi"/>
        </w:rPr>
        <w:t xml:space="preserve">Do not install this </w:t>
      </w:r>
      <w:r w:rsidR="00D116DF" w:rsidRPr="00215612">
        <w:rPr>
          <w:rFonts w:cstheme="minorHAnsi"/>
        </w:rPr>
        <w:t xml:space="preserve">Audit Log </w:t>
      </w:r>
      <w:r w:rsidRPr="00215612">
        <w:rPr>
          <w:rFonts w:cstheme="minorHAnsi"/>
        </w:rPr>
        <w:t>Flow</w:t>
      </w:r>
      <w:r w:rsidR="0010572F" w:rsidRPr="00215612">
        <w:rPr>
          <w:rFonts w:cstheme="minorHAnsi"/>
        </w:rPr>
        <w:t xml:space="preserve"> </w:t>
      </w:r>
      <w:r w:rsidR="0044310A" w:rsidRPr="00215612">
        <w:rPr>
          <w:rFonts w:cstheme="minorHAnsi"/>
        </w:rPr>
        <w:t>yet</w:t>
      </w:r>
      <w:r w:rsidR="0010572F" w:rsidRPr="001803C5">
        <w:rPr>
          <w:rFonts w:cstheme="minorHAnsi"/>
        </w:rPr>
        <w:t>.</w:t>
      </w:r>
      <w:r w:rsidR="000A5ADA" w:rsidRPr="001803C5">
        <w:rPr>
          <w:rFonts w:cstheme="minorHAnsi"/>
        </w:rPr>
        <w:t xml:space="preserve"> </w:t>
      </w:r>
      <w:r w:rsidR="00072D7F" w:rsidRPr="001803C5">
        <w:rPr>
          <w:rFonts w:cstheme="minorHAnsi"/>
        </w:rPr>
        <w:t>This will be covered in the Audit Logs setup instructions</w:t>
      </w:r>
      <w:r w:rsidR="00FF023F" w:rsidRPr="001803C5">
        <w:rPr>
          <w:rFonts w:cstheme="minorHAnsi"/>
        </w:rPr>
        <w:t>, because it has additional requirements</w:t>
      </w:r>
      <w:r w:rsidR="00DB2598" w:rsidRPr="001803C5">
        <w:rPr>
          <w:rFonts w:cstheme="minorHAnsi"/>
        </w:rPr>
        <w:t>.</w:t>
      </w:r>
      <w:r w:rsidR="00AA7652" w:rsidRPr="001803C5">
        <w:rPr>
          <w:rFonts w:cstheme="minorHAnsi"/>
        </w:rPr>
        <w:t xml:space="preserve"> </w:t>
      </w:r>
    </w:p>
    <w:p w14:paraId="7C09B305" w14:textId="77777777" w:rsidR="008B418C" w:rsidRPr="00FD1245" w:rsidRDefault="00081ED8" w:rsidP="00FD1245">
      <w:pPr>
        <w:pStyle w:val="Heading3"/>
      </w:pPr>
      <w:bookmarkStart w:id="99" w:name="_Toc10827404"/>
      <w:r w:rsidRPr="001803C5">
        <w:t>Instructions</w:t>
      </w:r>
      <w:bookmarkEnd w:id="99"/>
    </w:p>
    <w:p w14:paraId="61B179B1" w14:textId="50695966" w:rsidR="002E2608" w:rsidRDefault="00000152" w:rsidP="002E2608">
      <w:pPr>
        <w:rPr>
          <w:rFonts w:cstheme="minorHAnsi"/>
        </w:rPr>
      </w:pPr>
      <w:r w:rsidRPr="001803C5">
        <w:rPr>
          <w:rFonts w:cstheme="minorHAnsi"/>
        </w:rPr>
        <w:t xml:space="preserve">The </w:t>
      </w:r>
      <w:r w:rsidR="00C95DDA">
        <w:rPr>
          <w:rFonts w:cstheme="minorHAnsi"/>
        </w:rPr>
        <w:t>Flow</w:t>
      </w:r>
      <w:r w:rsidR="00806187" w:rsidRPr="001803C5">
        <w:rPr>
          <w:rFonts w:cstheme="minorHAnsi"/>
        </w:rPr>
        <w:t>s are all</w:t>
      </w:r>
      <w:r w:rsidRPr="001803C5">
        <w:rPr>
          <w:rFonts w:cstheme="minorHAnsi"/>
        </w:rPr>
        <w:t xml:space="preserve"> stored in the solution. </w:t>
      </w:r>
      <w:r w:rsidR="00B869A3" w:rsidRPr="001803C5">
        <w:rPr>
          <w:rFonts w:cstheme="minorHAnsi"/>
        </w:rPr>
        <w:t xml:space="preserve">It is automatically </w:t>
      </w:r>
      <w:r w:rsidR="008C3361" w:rsidRPr="001803C5">
        <w:rPr>
          <w:rFonts w:cstheme="minorHAnsi"/>
        </w:rPr>
        <w:t>available in the Environment</w:t>
      </w:r>
      <w:r w:rsidR="00B869A3" w:rsidRPr="001803C5">
        <w:rPr>
          <w:rFonts w:cstheme="minorHAnsi"/>
        </w:rPr>
        <w:t xml:space="preserve"> when you </w:t>
      </w:r>
      <w:r w:rsidR="00606E1C" w:rsidRPr="001803C5">
        <w:rPr>
          <w:rFonts w:cstheme="minorHAnsi"/>
        </w:rPr>
        <w:t>import the solution, but there are</w:t>
      </w:r>
      <w:r w:rsidR="009E45C8">
        <w:rPr>
          <w:rFonts w:cstheme="minorHAnsi"/>
        </w:rPr>
        <w:t xml:space="preserve"> two options to consider</w:t>
      </w:r>
      <w:r w:rsidRPr="001803C5">
        <w:rPr>
          <w:rFonts w:cstheme="minorHAnsi"/>
        </w:rPr>
        <w:t>.</w:t>
      </w:r>
      <w:r w:rsidR="00446D76">
        <w:rPr>
          <w:rFonts w:cstheme="minorHAnsi"/>
        </w:rPr>
        <w:t xml:space="preserve"> </w:t>
      </w:r>
      <w:r w:rsidR="008B7D79">
        <w:rPr>
          <w:rFonts w:cstheme="minorHAnsi"/>
        </w:rPr>
        <w:t>O</w:t>
      </w:r>
      <w:r w:rsidR="00446D76">
        <w:rPr>
          <w:rFonts w:cstheme="minorHAnsi"/>
        </w:rPr>
        <w:t xml:space="preserve">ption </w:t>
      </w:r>
      <w:r w:rsidR="008B7D79">
        <w:rPr>
          <w:rFonts w:cstheme="minorHAnsi"/>
        </w:rPr>
        <w:t xml:space="preserve">1 </w:t>
      </w:r>
      <w:r w:rsidR="00446D76">
        <w:rPr>
          <w:rFonts w:cstheme="minorHAnsi"/>
        </w:rPr>
        <w:t xml:space="preserve">takes longer to configure than </w:t>
      </w:r>
      <w:r w:rsidR="00394200">
        <w:rPr>
          <w:rFonts w:cstheme="minorHAnsi"/>
        </w:rPr>
        <w:t xml:space="preserve">option 2 </w:t>
      </w:r>
      <w:r w:rsidR="00AF7062">
        <w:rPr>
          <w:rFonts w:cstheme="minorHAnsi"/>
        </w:rPr>
        <w:t xml:space="preserve">but is </w:t>
      </w:r>
      <w:r w:rsidR="00446D76">
        <w:rPr>
          <w:rFonts w:cstheme="minorHAnsi"/>
        </w:rPr>
        <w:t>also easier to receive updates.</w:t>
      </w:r>
    </w:p>
    <w:p w14:paraId="0429C625" w14:textId="11E22CA4" w:rsidR="00C65E5A" w:rsidRDefault="00A73374" w:rsidP="00C65E5A">
      <w:pPr>
        <w:pStyle w:val="Heading4"/>
      </w:pPr>
      <w:r>
        <w:t>Option 1</w:t>
      </w:r>
      <w:r w:rsidR="002B3132">
        <w:t xml:space="preserve">: </w:t>
      </w:r>
      <w:r w:rsidR="00961429">
        <w:t>Keep Flow in the solution</w:t>
      </w:r>
      <w:r w:rsidR="00020513">
        <w:t xml:space="preserve"> and update </w:t>
      </w:r>
      <w:r w:rsidR="00994F1F">
        <w:t xml:space="preserve">each </w:t>
      </w:r>
      <w:r w:rsidR="00D34805">
        <w:t>action</w:t>
      </w:r>
      <w:r w:rsidR="00BE4405">
        <w:t xml:space="preserve"> connection</w:t>
      </w:r>
    </w:p>
    <w:p w14:paraId="3D1CC3F1" w14:textId="265ACAFB" w:rsidR="009E45C8" w:rsidRDefault="00706943" w:rsidP="002E2608">
      <w:pPr>
        <w:rPr>
          <w:rFonts w:cstheme="minorHAnsi"/>
        </w:rPr>
      </w:pPr>
      <w:r>
        <w:rPr>
          <w:rFonts w:cstheme="minorHAnsi"/>
        </w:rPr>
        <w:t xml:space="preserve">Use this option if you would like to continue receiving </w:t>
      </w:r>
      <w:r w:rsidR="00A80993">
        <w:rPr>
          <w:rFonts w:cstheme="minorHAnsi"/>
        </w:rPr>
        <w:t>updates to the Flow through this</w:t>
      </w:r>
      <w:r w:rsidR="008641B2">
        <w:rPr>
          <w:rFonts w:cstheme="minorHAnsi"/>
        </w:rPr>
        <w:t xml:space="preserve"> solution</w:t>
      </w:r>
      <w:r w:rsidR="007D3348">
        <w:rPr>
          <w:rFonts w:cstheme="minorHAnsi"/>
        </w:rPr>
        <w:t>. This takes longer to set up</w:t>
      </w:r>
      <w:r w:rsidR="000850BE">
        <w:rPr>
          <w:rFonts w:cstheme="minorHAnsi"/>
        </w:rPr>
        <w:t xml:space="preserve"> because the connections for each action need to be individually configured</w:t>
      </w:r>
      <w:r w:rsidR="007D3348">
        <w:rPr>
          <w:rFonts w:cstheme="minorHAnsi"/>
        </w:rPr>
        <w:t>.</w:t>
      </w:r>
    </w:p>
    <w:p w14:paraId="60264984" w14:textId="77777777" w:rsidR="00F671C5" w:rsidRPr="001803C5" w:rsidRDefault="00F671C5" w:rsidP="00F671C5">
      <w:pPr>
        <w:pStyle w:val="ListParagraph"/>
        <w:numPr>
          <w:ilvl w:val="0"/>
          <w:numId w:val="27"/>
        </w:numPr>
        <w:rPr>
          <w:rFonts w:cstheme="minorHAnsi"/>
        </w:rPr>
      </w:pPr>
      <w:r w:rsidRPr="001803C5">
        <w:rPr>
          <w:rFonts w:cstheme="minorHAnsi"/>
        </w:rPr>
        <w:t>Go to the Center of Excellence solution.</w:t>
      </w:r>
    </w:p>
    <w:p w14:paraId="37DF3BB3" w14:textId="77777777" w:rsidR="00F671C5" w:rsidRPr="001803C5" w:rsidRDefault="00F671C5" w:rsidP="00F671C5">
      <w:pPr>
        <w:pStyle w:val="ListParagraph"/>
        <w:numPr>
          <w:ilvl w:val="1"/>
          <w:numId w:val="27"/>
        </w:numPr>
        <w:rPr>
          <w:rFonts w:cstheme="minorHAnsi"/>
        </w:rPr>
      </w:pPr>
      <w:r w:rsidRPr="001803C5">
        <w:rPr>
          <w:rFonts w:cstheme="minorHAnsi"/>
        </w:rPr>
        <w:t xml:space="preserve">Navigate to </w:t>
      </w:r>
      <w:hyperlink r:id="rId41" w:history="1">
        <w:r w:rsidRPr="001803C5">
          <w:rPr>
            <w:rStyle w:val="Hyperlink"/>
            <w:rFonts w:cstheme="minorHAnsi"/>
          </w:rPr>
          <w:t>https://make.powerapps.com</w:t>
        </w:r>
      </w:hyperlink>
      <w:r w:rsidRPr="001803C5">
        <w:rPr>
          <w:rFonts w:cstheme="minorHAnsi"/>
        </w:rPr>
        <w:t xml:space="preserve"> and set the current Environment to the same Environment where the Center of Excellence solution is installed</w:t>
      </w:r>
    </w:p>
    <w:p w14:paraId="0A020757" w14:textId="77777777" w:rsidR="00F671C5" w:rsidRPr="001803C5" w:rsidRDefault="00F671C5" w:rsidP="00F671C5">
      <w:pPr>
        <w:pStyle w:val="ListParagraph"/>
        <w:numPr>
          <w:ilvl w:val="1"/>
          <w:numId w:val="27"/>
        </w:numPr>
        <w:rPr>
          <w:rFonts w:cstheme="minorHAnsi"/>
        </w:rPr>
      </w:pPr>
      <w:r w:rsidRPr="001803C5">
        <w:rPr>
          <w:rFonts w:cstheme="minorHAnsi"/>
        </w:rPr>
        <w:t xml:space="preserve">In the left navigation, click on </w:t>
      </w:r>
      <w:r w:rsidRPr="001803C5">
        <w:rPr>
          <w:rFonts w:cstheme="minorHAnsi"/>
          <w:b/>
          <w:bCs/>
        </w:rPr>
        <w:t>Solutions</w:t>
      </w:r>
      <w:r w:rsidRPr="001803C5">
        <w:rPr>
          <w:rFonts w:cstheme="minorHAnsi"/>
        </w:rPr>
        <w:t xml:space="preserve">, then select the </w:t>
      </w:r>
      <w:r w:rsidRPr="001803C5">
        <w:rPr>
          <w:rFonts w:cstheme="minorHAnsi"/>
          <w:b/>
          <w:bCs/>
        </w:rPr>
        <w:t>Center of Excellence</w:t>
      </w:r>
      <w:r w:rsidRPr="001803C5">
        <w:rPr>
          <w:rFonts w:cstheme="minorHAnsi"/>
        </w:rPr>
        <w:t xml:space="preserve"> solution</w:t>
      </w:r>
      <w:r w:rsidRPr="001803C5">
        <w:rPr>
          <w:rFonts w:cstheme="minorHAnsi"/>
        </w:rPr>
        <w:br/>
      </w:r>
    </w:p>
    <w:p w14:paraId="77ED3DFB" w14:textId="02F6DC3C" w:rsidR="00871825" w:rsidRDefault="00F671C5" w:rsidP="00F671C5">
      <w:pPr>
        <w:pStyle w:val="ListParagraph"/>
        <w:numPr>
          <w:ilvl w:val="0"/>
          <w:numId w:val="27"/>
        </w:numPr>
        <w:rPr>
          <w:rFonts w:cstheme="minorHAnsi"/>
        </w:rPr>
      </w:pPr>
      <w:r w:rsidRPr="001803C5">
        <w:rPr>
          <w:rFonts w:cstheme="minorHAnsi"/>
        </w:rPr>
        <w:t xml:space="preserve">Click on the </w:t>
      </w:r>
      <w:r w:rsidR="00DC7F36">
        <w:rPr>
          <w:rFonts w:cstheme="minorHAnsi"/>
        </w:rPr>
        <w:t xml:space="preserve">ellipse </w:t>
      </w:r>
      <w:r w:rsidR="00DB40AF">
        <w:rPr>
          <w:rFonts w:cstheme="minorHAnsi"/>
        </w:rPr>
        <w:t xml:space="preserve">(…) </w:t>
      </w:r>
      <w:r w:rsidR="00DC7F36">
        <w:rPr>
          <w:rFonts w:cstheme="minorHAnsi"/>
        </w:rPr>
        <w:t xml:space="preserve">menu </w:t>
      </w:r>
      <w:r w:rsidR="006576C3">
        <w:rPr>
          <w:rFonts w:cstheme="minorHAnsi"/>
        </w:rPr>
        <w:t>next to the Flow you want to enable</w:t>
      </w:r>
      <w:r w:rsidR="00DB40AF">
        <w:rPr>
          <w:rFonts w:cstheme="minorHAnsi"/>
        </w:rPr>
        <w:t xml:space="preserve">, then click </w:t>
      </w:r>
      <w:r w:rsidR="00DB40AF" w:rsidRPr="00DB40AF">
        <w:rPr>
          <w:rFonts w:cstheme="minorHAnsi"/>
          <w:b/>
          <w:bCs/>
        </w:rPr>
        <w:t>Edit</w:t>
      </w:r>
    </w:p>
    <w:p w14:paraId="5E860B77" w14:textId="52350743" w:rsidR="008641D0" w:rsidRDefault="00761A54" w:rsidP="008641D0">
      <w:pPr>
        <w:pStyle w:val="ListParagraph"/>
        <w:rPr>
          <w:rFonts w:cstheme="minorHAnsi"/>
        </w:rPr>
      </w:pPr>
      <w:r w:rsidRPr="00761A54">
        <w:rPr>
          <w:rFonts w:cstheme="minorHAnsi"/>
          <w:noProof/>
          <w:color w:val="2B579A"/>
          <w:shd w:val="clear" w:color="auto" w:fill="E6E6E6"/>
        </w:rPr>
        <w:drawing>
          <wp:inline distT="0" distB="0" distL="0" distR="0" wp14:anchorId="53EF211B" wp14:editId="795DBBF7">
            <wp:extent cx="4592119" cy="21307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0113" cy="2157634"/>
                    </a:xfrm>
                    <a:prstGeom prst="rect">
                      <a:avLst/>
                    </a:prstGeom>
                  </pic:spPr>
                </pic:pic>
              </a:graphicData>
            </a:graphic>
          </wp:inline>
        </w:drawing>
      </w:r>
    </w:p>
    <w:p w14:paraId="57647D44" w14:textId="77777777" w:rsidR="008641D0" w:rsidRPr="008641D0" w:rsidRDefault="008641D0" w:rsidP="008641D0">
      <w:pPr>
        <w:pStyle w:val="ListParagraph"/>
        <w:rPr>
          <w:rFonts w:cstheme="minorHAnsi"/>
        </w:rPr>
      </w:pPr>
    </w:p>
    <w:p w14:paraId="22640A9C" w14:textId="582BFC07" w:rsidR="00761A54" w:rsidRDefault="00EB353F" w:rsidP="00761A54">
      <w:pPr>
        <w:pStyle w:val="ListParagraph"/>
        <w:numPr>
          <w:ilvl w:val="0"/>
          <w:numId w:val="27"/>
        </w:numPr>
        <w:rPr>
          <w:rFonts w:cstheme="minorHAnsi"/>
        </w:rPr>
      </w:pPr>
      <w:r>
        <w:rPr>
          <w:rFonts w:cstheme="minorHAnsi"/>
        </w:rPr>
        <w:t xml:space="preserve">The Flow will open in the maker studio. For each action that requires a connection, there will be a warning icon on the right side of the action. This indicates the need for a connection to be </w:t>
      </w:r>
      <w:r w:rsidR="00FA3F98">
        <w:rPr>
          <w:rFonts w:cstheme="minorHAnsi"/>
        </w:rPr>
        <w:t>selected</w:t>
      </w:r>
      <w:r w:rsidR="00E83000">
        <w:rPr>
          <w:rFonts w:cstheme="minorHAnsi"/>
        </w:rPr>
        <w:t>.</w:t>
      </w:r>
    </w:p>
    <w:p w14:paraId="2A706E1D" w14:textId="40A7C716" w:rsidR="00DD2003" w:rsidRDefault="00DD2003" w:rsidP="00DD2003">
      <w:pPr>
        <w:pStyle w:val="ListParagraph"/>
        <w:numPr>
          <w:ilvl w:val="1"/>
          <w:numId w:val="27"/>
        </w:numPr>
        <w:rPr>
          <w:rFonts w:cstheme="minorHAnsi"/>
        </w:rPr>
      </w:pPr>
      <w:r>
        <w:rPr>
          <w:rFonts w:cstheme="minorHAnsi"/>
        </w:rPr>
        <w:t>Some connections will need to be created if there are not available</w:t>
      </w:r>
    </w:p>
    <w:p w14:paraId="7F8D5C26" w14:textId="0A355F4D" w:rsidR="00DD2003" w:rsidRDefault="00934540" w:rsidP="00DD2003">
      <w:pPr>
        <w:pStyle w:val="ListParagraph"/>
        <w:numPr>
          <w:ilvl w:val="1"/>
          <w:numId w:val="27"/>
        </w:numPr>
        <w:rPr>
          <w:rFonts w:cstheme="minorHAnsi"/>
        </w:rPr>
      </w:pPr>
      <w:r>
        <w:rPr>
          <w:rFonts w:cstheme="minorHAnsi"/>
        </w:rPr>
        <w:t xml:space="preserve">Some actions might be hidden within other built in actions, such as a condition or scope. </w:t>
      </w:r>
      <w:r w:rsidR="008F6579">
        <w:rPr>
          <w:rFonts w:cstheme="minorHAnsi"/>
        </w:rPr>
        <w:t xml:space="preserve">Expand these </w:t>
      </w:r>
      <w:r w:rsidR="002D217A">
        <w:rPr>
          <w:rFonts w:cstheme="minorHAnsi"/>
        </w:rPr>
        <w:t xml:space="preserve">actions to find the hidden ones so </w:t>
      </w:r>
    </w:p>
    <w:p w14:paraId="6ECD10FD" w14:textId="7D8E66E9" w:rsidR="00FF1024" w:rsidRPr="00871825" w:rsidRDefault="00FF1024" w:rsidP="00761A54">
      <w:pPr>
        <w:pStyle w:val="ListParagraph"/>
        <w:numPr>
          <w:ilvl w:val="0"/>
          <w:numId w:val="27"/>
        </w:numPr>
        <w:rPr>
          <w:rFonts w:cstheme="minorHAnsi"/>
        </w:rPr>
      </w:pPr>
      <w:r>
        <w:rPr>
          <w:rFonts w:cstheme="minorHAnsi"/>
        </w:rPr>
        <w:t xml:space="preserve">Once all </w:t>
      </w:r>
      <w:r w:rsidR="00DD2003">
        <w:rPr>
          <w:rFonts w:cstheme="minorHAnsi"/>
        </w:rPr>
        <w:t xml:space="preserve">actions have a connection, save the Flow. It should run automatically for the first time if it’s a </w:t>
      </w:r>
      <w:r w:rsidR="00172021">
        <w:rPr>
          <w:rFonts w:cstheme="minorHAnsi"/>
        </w:rPr>
        <w:t xml:space="preserve">scheduled or manual Flow. </w:t>
      </w:r>
    </w:p>
    <w:p w14:paraId="59D262C0" w14:textId="00951A09" w:rsidR="00C65E5A" w:rsidRDefault="009E45C8" w:rsidP="00C65E5A">
      <w:pPr>
        <w:pStyle w:val="Heading4"/>
      </w:pPr>
      <w:r>
        <w:lastRenderedPageBreak/>
        <w:t>Option 2</w:t>
      </w:r>
      <w:r w:rsidR="00104423">
        <w:t>: Save a copy of the Flow outside of the solution</w:t>
      </w:r>
    </w:p>
    <w:p w14:paraId="754C81CC" w14:textId="7E12E922" w:rsidR="009E45C8" w:rsidRPr="000F699D" w:rsidRDefault="009E45C8" w:rsidP="002E2608">
      <w:r>
        <w:rPr>
          <w:rFonts w:cstheme="minorHAnsi"/>
        </w:rPr>
        <w:t>Save a copy</w:t>
      </w:r>
      <w:r w:rsidR="008F561C">
        <w:rPr>
          <w:rFonts w:cstheme="minorHAnsi"/>
        </w:rPr>
        <w:t xml:space="preserve"> </w:t>
      </w:r>
      <w:r w:rsidR="001500A2">
        <w:rPr>
          <w:rFonts w:cstheme="minorHAnsi"/>
        </w:rPr>
        <w:t xml:space="preserve">of the Flow from the solution and the </w:t>
      </w:r>
      <w:r w:rsidR="000F699D">
        <w:rPr>
          <w:rFonts w:cstheme="minorHAnsi"/>
        </w:rPr>
        <w:t>connections are created automatically for you.</w:t>
      </w:r>
      <w:r w:rsidR="00BB2177">
        <w:rPr>
          <w:rFonts w:cstheme="minorHAnsi"/>
        </w:rPr>
        <w:t xml:space="preserve"> The </w:t>
      </w:r>
      <w:r w:rsidR="002721D0">
        <w:rPr>
          <w:rFonts w:cstheme="minorHAnsi"/>
        </w:rPr>
        <w:t xml:space="preserve">drawback from this method is that the Flow does not get updated when you update the solution package, but that doesn’t make it </w:t>
      </w:r>
    </w:p>
    <w:p w14:paraId="1449D7F6" w14:textId="09E90268" w:rsidR="0020009A" w:rsidRPr="001803C5" w:rsidRDefault="0020009A" w:rsidP="003C493F">
      <w:pPr>
        <w:pStyle w:val="ListParagraph"/>
        <w:numPr>
          <w:ilvl w:val="0"/>
          <w:numId w:val="5"/>
        </w:numPr>
        <w:rPr>
          <w:rFonts w:cstheme="minorHAnsi"/>
        </w:rPr>
      </w:pPr>
      <w:r w:rsidRPr="001803C5">
        <w:rPr>
          <w:rFonts w:cstheme="minorHAnsi"/>
        </w:rPr>
        <w:t>Go to the Center of Excellence solution.</w:t>
      </w:r>
    </w:p>
    <w:p w14:paraId="3143EF89" w14:textId="4B0E067B" w:rsidR="007257AB" w:rsidRPr="001803C5" w:rsidRDefault="0020009A" w:rsidP="003C493F">
      <w:pPr>
        <w:pStyle w:val="ListParagraph"/>
        <w:numPr>
          <w:ilvl w:val="1"/>
          <w:numId w:val="5"/>
        </w:numPr>
        <w:rPr>
          <w:rFonts w:cstheme="minorHAnsi"/>
        </w:rPr>
      </w:pPr>
      <w:r w:rsidRPr="001803C5">
        <w:rPr>
          <w:rFonts w:cstheme="minorHAnsi"/>
        </w:rPr>
        <w:t xml:space="preserve">Navigate to </w:t>
      </w:r>
      <w:hyperlink r:id="rId43" w:history="1">
        <w:r w:rsidRPr="001803C5">
          <w:rPr>
            <w:rStyle w:val="Hyperlink"/>
            <w:rFonts w:cstheme="minorHAnsi"/>
          </w:rPr>
          <w:t>https://make.powerapps.com</w:t>
        </w:r>
      </w:hyperlink>
      <w:r w:rsidRPr="001803C5">
        <w:rPr>
          <w:rFonts w:cstheme="minorHAnsi"/>
        </w:rPr>
        <w:t xml:space="preserve"> and </w:t>
      </w:r>
      <w:r w:rsidR="007257AB" w:rsidRPr="001803C5">
        <w:rPr>
          <w:rFonts w:cstheme="minorHAnsi"/>
        </w:rPr>
        <w:t xml:space="preserve">set the current Environment to the same Environment </w:t>
      </w:r>
      <w:r w:rsidR="00A93DCC" w:rsidRPr="001803C5">
        <w:rPr>
          <w:rFonts w:cstheme="minorHAnsi"/>
        </w:rPr>
        <w:t xml:space="preserve">where </w:t>
      </w:r>
      <w:r w:rsidR="007257AB" w:rsidRPr="001803C5">
        <w:rPr>
          <w:rFonts w:cstheme="minorHAnsi"/>
        </w:rPr>
        <w:t xml:space="preserve">the Center of Excellence </w:t>
      </w:r>
      <w:r w:rsidR="00F40286" w:rsidRPr="001803C5">
        <w:rPr>
          <w:rFonts w:cstheme="minorHAnsi"/>
        </w:rPr>
        <w:t xml:space="preserve">solution </w:t>
      </w:r>
      <w:r w:rsidR="007257AB" w:rsidRPr="001803C5">
        <w:rPr>
          <w:rFonts w:cstheme="minorHAnsi"/>
        </w:rPr>
        <w:t>is installed</w:t>
      </w:r>
    </w:p>
    <w:p w14:paraId="63F226F8" w14:textId="35928119" w:rsidR="00871275" w:rsidRPr="001803C5" w:rsidRDefault="007257AB" w:rsidP="003C493F">
      <w:pPr>
        <w:pStyle w:val="ListParagraph"/>
        <w:numPr>
          <w:ilvl w:val="1"/>
          <w:numId w:val="5"/>
        </w:numPr>
        <w:rPr>
          <w:rFonts w:cstheme="minorHAnsi"/>
        </w:rPr>
      </w:pPr>
      <w:r w:rsidRPr="001803C5">
        <w:rPr>
          <w:rFonts w:cstheme="minorHAnsi"/>
        </w:rPr>
        <w:t xml:space="preserve">In the left navigation, </w:t>
      </w:r>
      <w:r w:rsidR="00A66A9A" w:rsidRPr="001803C5">
        <w:rPr>
          <w:rFonts w:cstheme="minorHAnsi"/>
        </w:rPr>
        <w:t xml:space="preserve">click on </w:t>
      </w:r>
      <w:r w:rsidR="00124DDF" w:rsidRPr="001803C5">
        <w:rPr>
          <w:rFonts w:cstheme="minorHAnsi"/>
          <w:b/>
          <w:bCs/>
        </w:rPr>
        <w:t>Solutions</w:t>
      </w:r>
      <w:r w:rsidR="00124DDF" w:rsidRPr="001803C5">
        <w:rPr>
          <w:rFonts w:cstheme="minorHAnsi"/>
        </w:rPr>
        <w:t xml:space="preserve">, then select the </w:t>
      </w:r>
      <w:r w:rsidR="00124DDF" w:rsidRPr="001803C5">
        <w:rPr>
          <w:rFonts w:cstheme="minorHAnsi"/>
          <w:b/>
          <w:bCs/>
        </w:rPr>
        <w:t>Center of Excellence</w:t>
      </w:r>
      <w:r w:rsidR="00124DDF" w:rsidRPr="001803C5">
        <w:rPr>
          <w:rFonts w:cstheme="minorHAnsi"/>
        </w:rPr>
        <w:t xml:space="preserve"> solution</w:t>
      </w:r>
      <w:r w:rsidR="00FD6966" w:rsidRPr="001803C5">
        <w:rPr>
          <w:rFonts w:cstheme="minorHAnsi"/>
        </w:rPr>
        <w:br/>
      </w:r>
    </w:p>
    <w:p w14:paraId="221A20CF" w14:textId="60D979A1" w:rsidR="00C67516" w:rsidRPr="001803C5" w:rsidRDefault="00C67516" w:rsidP="003C493F">
      <w:pPr>
        <w:pStyle w:val="ListParagraph"/>
        <w:numPr>
          <w:ilvl w:val="0"/>
          <w:numId w:val="5"/>
        </w:numPr>
        <w:rPr>
          <w:rFonts w:cstheme="minorHAnsi"/>
        </w:rPr>
      </w:pPr>
      <w:r w:rsidRPr="001803C5">
        <w:rPr>
          <w:rFonts w:cstheme="minorHAnsi"/>
        </w:rPr>
        <w:t xml:space="preserve">Click on the </w:t>
      </w:r>
      <w:r w:rsidR="00EE383D" w:rsidRPr="001803C5">
        <w:rPr>
          <w:rFonts w:cstheme="minorHAnsi"/>
        </w:rPr>
        <w:t xml:space="preserve">display </w:t>
      </w:r>
      <w:r w:rsidR="00824B53" w:rsidRPr="001803C5">
        <w:rPr>
          <w:rFonts w:cstheme="minorHAnsi"/>
        </w:rPr>
        <w:t xml:space="preserve">name of the </w:t>
      </w:r>
      <w:r w:rsidR="00C95DDA">
        <w:rPr>
          <w:rFonts w:cstheme="minorHAnsi"/>
        </w:rPr>
        <w:t>Flow</w:t>
      </w:r>
      <w:r w:rsidR="009D1228" w:rsidRPr="001803C5">
        <w:rPr>
          <w:rFonts w:cstheme="minorHAnsi"/>
        </w:rPr>
        <w:t xml:space="preserve"> </w:t>
      </w:r>
      <w:r w:rsidR="00E86471" w:rsidRPr="001803C5">
        <w:rPr>
          <w:rFonts w:cstheme="minorHAnsi"/>
        </w:rPr>
        <w:t>you want to enable</w:t>
      </w:r>
      <w:r w:rsidR="00CB01E4" w:rsidRPr="001803C5">
        <w:rPr>
          <w:rFonts w:cstheme="minorHAnsi"/>
        </w:rPr>
        <w:t>.</w:t>
      </w:r>
      <w:r w:rsidR="00C81459" w:rsidRPr="001803C5">
        <w:rPr>
          <w:rFonts w:cstheme="minorHAnsi"/>
        </w:rPr>
        <w:t xml:space="preserve"> </w:t>
      </w:r>
      <w:r w:rsidR="00375A8D" w:rsidRPr="001803C5">
        <w:rPr>
          <w:rFonts w:cstheme="minorHAnsi"/>
        </w:rPr>
        <w:t>This</w:t>
      </w:r>
      <w:r w:rsidR="00C81459" w:rsidRPr="001803C5">
        <w:rPr>
          <w:rFonts w:cstheme="minorHAnsi"/>
        </w:rPr>
        <w:t xml:space="preserve"> will </w:t>
      </w:r>
      <w:r w:rsidR="005430F3" w:rsidRPr="001803C5">
        <w:rPr>
          <w:rFonts w:cstheme="minorHAnsi"/>
        </w:rPr>
        <w:t xml:space="preserve">open a new tab to the </w:t>
      </w:r>
      <w:r w:rsidR="00C95DDA">
        <w:rPr>
          <w:rFonts w:cstheme="minorHAnsi"/>
        </w:rPr>
        <w:t>Flow</w:t>
      </w:r>
      <w:r w:rsidR="005430F3" w:rsidRPr="001803C5">
        <w:rPr>
          <w:rFonts w:cstheme="minorHAnsi"/>
        </w:rPr>
        <w:t>’s details</w:t>
      </w:r>
      <w:r w:rsidR="000925E8" w:rsidRPr="001803C5">
        <w:rPr>
          <w:rFonts w:cstheme="minorHAnsi"/>
        </w:rPr>
        <w:t xml:space="preserve"> page.</w:t>
      </w:r>
      <w:r w:rsidR="006715E2" w:rsidRPr="001803C5">
        <w:rPr>
          <w:rFonts w:cstheme="minorHAnsi"/>
        </w:rPr>
        <w:br/>
      </w:r>
      <w:r w:rsidR="006715E2" w:rsidRPr="001803C5">
        <w:rPr>
          <w:rFonts w:cstheme="minorHAnsi"/>
          <w:noProof/>
          <w:color w:val="2B579A"/>
          <w:shd w:val="clear" w:color="auto" w:fill="E6E6E6"/>
        </w:rPr>
        <w:drawing>
          <wp:inline distT="0" distB="0" distL="0" distR="0" wp14:anchorId="573DC211" wp14:editId="78D7B5A2">
            <wp:extent cx="3357676" cy="17961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9810" cy="1813331"/>
                    </a:xfrm>
                    <a:prstGeom prst="rect">
                      <a:avLst/>
                    </a:prstGeom>
                  </pic:spPr>
                </pic:pic>
              </a:graphicData>
            </a:graphic>
          </wp:inline>
        </w:drawing>
      </w:r>
      <w:r w:rsidR="00AF117C" w:rsidRPr="001803C5">
        <w:rPr>
          <w:rFonts w:cstheme="minorHAnsi"/>
        </w:rPr>
        <w:br/>
      </w:r>
    </w:p>
    <w:p w14:paraId="0EF1322E" w14:textId="08FE95EC" w:rsidR="000925E8" w:rsidRPr="001803C5" w:rsidRDefault="000925E8" w:rsidP="003C493F">
      <w:pPr>
        <w:pStyle w:val="ListParagraph"/>
        <w:numPr>
          <w:ilvl w:val="0"/>
          <w:numId w:val="5"/>
        </w:numPr>
        <w:rPr>
          <w:rFonts w:cstheme="minorHAnsi"/>
        </w:rPr>
      </w:pPr>
      <w:r w:rsidRPr="001803C5">
        <w:rPr>
          <w:rFonts w:cstheme="minorHAnsi"/>
        </w:rPr>
        <w:t xml:space="preserve">Click on </w:t>
      </w:r>
      <w:r w:rsidR="00EB75E2" w:rsidRPr="001803C5">
        <w:rPr>
          <w:rFonts w:cstheme="minorHAnsi"/>
        </w:rPr>
        <w:t xml:space="preserve">the </w:t>
      </w:r>
      <w:r w:rsidR="003A096C" w:rsidRPr="001803C5">
        <w:rPr>
          <w:rFonts w:cstheme="minorHAnsi"/>
        </w:rPr>
        <w:t xml:space="preserve">More </w:t>
      </w:r>
      <w:r w:rsidR="00222C3D" w:rsidRPr="001803C5">
        <w:rPr>
          <w:rFonts w:cstheme="minorHAnsi"/>
        </w:rPr>
        <w:t xml:space="preserve">(…) menu in the top right corner of the screen, </w:t>
      </w:r>
      <w:r w:rsidR="003A096C" w:rsidRPr="001803C5">
        <w:rPr>
          <w:rFonts w:cstheme="minorHAnsi"/>
        </w:rPr>
        <w:t xml:space="preserve">select </w:t>
      </w:r>
      <w:r w:rsidR="003A096C" w:rsidRPr="001803C5">
        <w:rPr>
          <w:rFonts w:cstheme="minorHAnsi"/>
          <w:b/>
          <w:bCs/>
        </w:rPr>
        <w:t>Save As</w:t>
      </w:r>
      <w:r w:rsidR="00EF1C14" w:rsidRPr="001803C5">
        <w:rPr>
          <w:rFonts w:cstheme="minorHAnsi"/>
          <w:b/>
          <w:bCs/>
        </w:rPr>
        <w:br/>
      </w:r>
      <w:r w:rsidR="00EF1C14" w:rsidRPr="001803C5">
        <w:rPr>
          <w:rFonts w:cstheme="minorHAnsi"/>
          <w:noProof/>
          <w:color w:val="2B579A"/>
          <w:shd w:val="clear" w:color="auto" w:fill="E6E6E6"/>
        </w:rPr>
        <w:drawing>
          <wp:inline distT="0" distB="0" distL="0" distR="0" wp14:anchorId="08987A3D" wp14:editId="4559FBA9">
            <wp:extent cx="1550822" cy="203169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75396" cy="2063891"/>
                    </a:xfrm>
                    <a:prstGeom prst="rect">
                      <a:avLst/>
                    </a:prstGeom>
                  </pic:spPr>
                </pic:pic>
              </a:graphicData>
            </a:graphic>
          </wp:inline>
        </w:drawing>
      </w:r>
      <w:r w:rsidR="00EF1C14" w:rsidRPr="001803C5">
        <w:rPr>
          <w:rFonts w:cstheme="minorHAnsi"/>
          <w:b/>
          <w:bCs/>
        </w:rPr>
        <w:br/>
      </w:r>
    </w:p>
    <w:p w14:paraId="7612A0B4" w14:textId="180E9DC4" w:rsidR="003A096C" w:rsidRPr="001803C5" w:rsidRDefault="00101934" w:rsidP="003C493F">
      <w:pPr>
        <w:pStyle w:val="ListParagraph"/>
        <w:numPr>
          <w:ilvl w:val="0"/>
          <w:numId w:val="5"/>
        </w:numPr>
        <w:rPr>
          <w:rFonts w:cstheme="minorHAnsi"/>
        </w:rPr>
      </w:pPr>
      <w:r w:rsidRPr="001803C5">
        <w:rPr>
          <w:rFonts w:cstheme="minorHAnsi"/>
        </w:rPr>
        <w:lastRenderedPageBreak/>
        <w:t xml:space="preserve">A window will popup </w:t>
      </w:r>
      <w:r w:rsidR="00A74292" w:rsidRPr="001803C5">
        <w:rPr>
          <w:rFonts w:cstheme="minorHAnsi"/>
        </w:rPr>
        <w:t>saying,</w:t>
      </w:r>
      <w:r w:rsidRPr="001803C5">
        <w:rPr>
          <w:rFonts w:cstheme="minorHAnsi"/>
        </w:rPr>
        <w:t xml:space="preserve"> “We’ll create these connections for you”</w:t>
      </w:r>
      <w:r w:rsidR="005C53B2" w:rsidRPr="001803C5">
        <w:rPr>
          <w:rFonts w:cstheme="minorHAnsi"/>
        </w:rPr>
        <w:t xml:space="preserve">. </w:t>
      </w:r>
      <w:r w:rsidR="00ED4B81" w:rsidRPr="001803C5">
        <w:rPr>
          <w:rFonts w:cstheme="minorHAnsi"/>
        </w:rPr>
        <w:t>Click Continue.</w:t>
      </w:r>
      <w:r w:rsidRPr="001803C5">
        <w:rPr>
          <w:rFonts w:cstheme="minorHAnsi"/>
        </w:rPr>
        <w:br/>
      </w:r>
      <w:r w:rsidR="00C76BE1" w:rsidRPr="001803C5">
        <w:rPr>
          <w:rFonts w:cstheme="minorHAnsi"/>
          <w:noProof/>
          <w:color w:val="2B579A"/>
          <w:shd w:val="clear" w:color="auto" w:fill="E6E6E6"/>
        </w:rPr>
        <w:drawing>
          <wp:inline distT="0" distB="0" distL="0" distR="0" wp14:anchorId="3F5791AA" wp14:editId="424C57C3">
            <wp:extent cx="4710988" cy="325742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5170" cy="3274147"/>
                    </a:xfrm>
                    <a:prstGeom prst="rect">
                      <a:avLst/>
                    </a:prstGeom>
                  </pic:spPr>
                </pic:pic>
              </a:graphicData>
            </a:graphic>
          </wp:inline>
        </w:drawing>
      </w:r>
    </w:p>
    <w:p w14:paraId="28C3054B" w14:textId="77777777" w:rsidR="003C14DE" w:rsidRPr="001803C5" w:rsidRDefault="003C14DE" w:rsidP="003C14DE">
      <w:pPr>
        <w:pStyle w:val="ListParagraph"/>
        <w:rPr>
          <w:rFonts w:cstheme="minorHAnsi"/>
        </w:rPr>
      </w:pPr>
    </w:p>
    <w:p w14:paraId="45F7F56D" w14:textId="47B8A54F" w:rsidR="003C14DE" w:rsidRPr="001803C5" w:rsidRDefault="0004160D" w:rsidP="003C493F">
      <w:pPr>
        <w:pStyle w:val="ListParagraph"/>
        <w:numPr>
          <w:ilvl w:val="0"/>
          <w:numId w:val="5"/>
        </w:numPr>
        <w:rPr>
          <w:rFonts w:cstheme="minorHAnsi"/>
        </w:rPr>
      </w:pPr>
      <w:r w:rsidRPr="001803C5">
        <w:rPr>
          <w:rFonts w:cstheme="minorHAnsi"/>
        </w:rPr>
        <w:t xml:space="preserve">Rename the copy if desired. </w:t>
      </w:r>
      <w:r w:rsidR="0045366A" w:rsidRPr="001803C5">
        <w:rPr>
          <w:rFonts w:cstheme="minorHAnsi"/>
        </w:rPr>
        <w:t xml:space="preserve">Click </w:t>
      </w:r>
      <w:r w:rsidR="0045366A" w:rsidRPr="001803C5">
        <w:rPr>
          <w:rFonts w:cstheme="minorHAnsi"/>
          <w:b/>
          <w:bCs/>
        </w:rPr>
        <w:t>Save</w:t>
      </w:r>
      <w:r w:rsidR="0045366A" w:rsidRPr="001803C5">
        <w:rPr>
          <w:rFonts w:cstheme="minorHAnsi"/>
        </w:rPr>
        <w:t xml:space="preserve">. </w:t>
      </w:r>
      <w:r w:rsidR="0045366A" w:rsidRPr="001803C5">
        <w:rPr>
          <w:rFonts w:cstheme="minorHAnsi"/>
        </w:rPr>
        <w:br/>
      </w:r>
      <w:r w:rsidR="003C14DE" w:rsidRPr="001803C5">
        <w:rPr>
          <w:rFonts w:cstheme="minorHAnsi"/>
          <w:noProof/>
          <w:color w:val="2B579A"/>
          <w:shd w:val="clear" w:color="auto" w:fill="E6E6E6"/>
        </w:rPr>
        <w:drawing>
          <wp:inline distT="0" distB="0" distL="0" distR="0" wp14:anchorId="1A8F4FFE" wp14:editId="3B1247FF">
            <wp:extent cx="5314493" cy="2301811"/>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7781" cy="2307566"/>
                    </a:xfrm>
                    <a:prstGeom prst="rect">
                      <a:avLst/>
                    </a:prstGeom>
                  </pic:spPr>
                </pic:pic>
              </a:graphicData>
            </a:graphic>
          </wp:inline>
        </w:drawing>
      </w:r>
    </w:p>
    <w:p w14:paraId="2C954B4A" w14:textId="77777777" w:rsidR="00604EA0" w:rsidRPr="001803C5" w:rsidRDefault="00604EA0" w:rsidP="003C14DE">
      <w:pPr>
        <w:pStyle w:val="ListParagraph"/>
        <w:rPr>
          <w:rFonts w:cstheme="minorHAnsi"/>
        </w:rPr>
      </w:pPr>
    </w:p>
    <w:p w14:paraId="2CE6D6D7" w14:textId="7EC73348" w:rsidR="00604EA0" w:rsidRPr="001803C5" w:rsidRDefault="00604EA0" w:rsidP="003C493F">
      <w:pPr>
        <w:pStyle w:val="ListParagraph"/>
        <w:numPr>
          <w:ilvl w:val="0"/>
          <w:numId w:val="5"/>
        </w:numPr>
        <w:rPr>
          <w:rFonts w:cstheme="minorHAnsi"/>
        </w:rPr>
      </w:pPr>
      <w:r w:rsidRPr="001803C5">
        <w:rPr>
          <w:rFonts w:cstheme="minorHAnsi"/>
        </w:rPr>
        <w:t xml:space="preserve">At this point, the copy has been created. You can view the </w:t>
      </w:r>
      <w:r w:rsidR="00C95DDA">
        <w:rPr>
          <w:rFonts w:cstheme="minorHAnsi"/>
        </w:rPr>
        <w:t>Flow</w:t>
      </w:r>
      <w:r w:rsidRPr="001803C5">
        <w:rPr>
          <w:rFonts w:cstheme="minorHAnsi"/>
        </w:rPr>
        <w:t xml:space="preserve"> in </w:t>
      </w:r>
      <w:r w:rsidR="00913D4A" w:rsidRPr="001803C5">
        <w:rPr>
          <w:rFonts w:cstheme="minorHAnsi"/>
        </w:rPr>
        <w:t xml:space="preserve">the </w:t>
      </w:r>
      <w:r w:rsidR="00C95DDA">
        <w:rPr>
          <w:rFonts w:cstheme="minorHAnsi"/>
          <w:b/>
          <w:bCs/>
        </w:rPr>
        <w:t>Flow</w:t>
      </w:r>
      <w:r w:rsidR="00913D4A" w:rsidRPr="001803C5">
        <w:rPr>
          <w:rFonts w:cstheme="minorHAnsi"/>
          <w:b/>
          <w:bCs/>
        </w:rPr>
        <w:t>s</w:t>
      </w:r>
      <w:r w:rsidR="00913D4A" w:rsidRPr="001803C5">
        <w:rPr>
          <w:rFonts w:cstheme="minorHAnsi"/>
        </w:rPr>
        <w:t xml:space="preserve"> </w:t>
      </w:r>
      <w:r w:rsidR="00362144" w:rsidRPr="001803C5">
        <w:rPr>
          <w:rFonts w:cstheme="minorHAnsi"/>
        </w:rPr>
        <w:t>page in the left</w:t>
      </w:r>
      <w:r w:rsidR="00C3658F" w:rsidRPr="001803C5">
        <w:rPr>
          <w:rFonts w:cstheme="minorHAnsi"/>
        </w:rPr>
        <w:t xml:space="preserve"> navigation.</w:t>
      </w:r>
    </w:p>
    <w:p w14:paraId="2121EC2C" w14:textId="77777777" w:rsidR="005D1416" w:rsidRPr="001803C5" w:rsidRDefault="005D1416" w:rsidP="005D1416">
      <w:pPr>
        <w:pStyle w:val="ListParagraph"/>
        <w:rPr>
          <w:rFonts w:cstheme="minorHAnsi"/>
        </w:rPr>
      </w:pPr>
    </w:p>
    <w:p w14:paraId="4F3E391D" w14:textId="325925E4" w:rsidR="005D1416" w:rsidRPr="001803C5" w:rsidRDefault="005D1416" w:rsidP="003C493F">
      <w:pPr>
        <w:pStyle w:val="ListParagraph"/>
        <w:numPr>
          <w:ilvl w:val="0"/>
          <w:numId w:val="5"/>
        </w:numPr>
        <w:rPr>
          <w:rFonts w:cstheme="minorHAnsi"/>
        </w:rPr>
      </w:pPr>
      <w:r w:rsidRPr="001803C5">
        <w:rPr>
          <w:rFonts w:cstheme="minorHAnsi"/>
        </w:rPr>
        <w:t xml:space="preserve">(Admin | Sync) Turn on the </w:t>
      </w:r>
      <w:r w:rsidR="00C95DDA">
        <w:rPr>
          <w:rFonts w:cstheme="minorHAnsi"/>
        </w:rPr>
        <w:t>Flow</w:t>
      </w:r>
      <w:r w:rsidRPr="001803C5">
        <w:rPr>
          <w:rFonts w:cstheme="minorHAnsi"/>
        </w:rPr>
        <w:t xml:space="preserve">, then manually run it. </w:t>
      </w:r>
      <w:r w:rsidR="00D8797C" w:rsidRPr="001803C5">
        <w:rPr>
          <w:rFonts w:cstheme="minorHAnsi"/>
        </w:rPr>
        <w:t xml:space="preserve">The time the </w:t>
      </w:r>
      <w:r w:rsidR="00C95DDA">
        <w:rPr>
          <w:rFonts w:cstheme="minorHAnsi"/>
        </w:rPr>
        <w:t>Flow</w:t>
      </w:r>
      <w:r w:rsidR="00D8797C" w:rsidRPr="001803C5">
        <w:rPr>
          <w:rFonts w:cstheme="minorHAnsi"/>
        </w:rPr>
        <w:t xml:space="preserve"> runs will depend on how many resources there are in your tenant. </w:t>
      </w:r>
      <w:r w:rsidR="007A7658" w:rsidRPr="001803C5">
        <w:rPr>
          <w:rFonts w:cstheme="minorHAnsi"/>
        </w:rPr>
        <w:t xml:space="preserve">The Microsoft tenant has around 6,000 Environments, &gt;20K PowerApps and &gt;20K </w:t>
      </w:r>
      <w:r w:rsidR="00C95DDA">
        <w:rPr>
          <w:rFonts w:cstheme="minorHAnsi"/>
        </w:rPr>
        <w:t>Flow</w:t>
      </w:r>
      <w:r w:rsidR="007A7658" w:rsidRPr="001803C5">
        <w:rPr>
          <w:rFonts w:cstheme="minorHAnsi"/>
        </w:rPr>
        <w:t>s,</w:t>
      </w:r>
      <w:r w:rsidR="00CA58EC" w:rsidRPr="001803C5">
        <w:rPr>
          <w:rFonts w:cstheme="minorHAnsi"/>
        </w:rPr>
        <w:t xml:space="preserve"> ~1K Custom Connectors, and </w:t>
      </w:r>
      <w:r w:rsidR="00DA745A" w:rsidRPr="001803C5">
        <w:rPr>
          <w:rFonts w:cstheme="minorHAnsi"/>
        </w:rPr>
        <w:t>~</w:t>
      </w:r>
      <w:r w:rsidR="0007409E" w:rsidRPr="001803C5">
        <w:rPr>
          <w:rFonts w:cstheme="minorHAnsi"/>
        </w:rPr>
        <w:t xml:space="preserve">4K makers, and this </w:t>
      </w:r>
      <w:r w:rsidR="00C95DDA">
        <w:rPr>
          <w:rFonts w:cstheme="minorHAnsi"/>
        </w:rPr>
        <w:t>Flow</w:t>
      </w:r>
      <w:r w:rsidR="0007409E" w:rsidRPr="001803C5">
        <w:rPr>
          <w:rFonts w:cstheme="minorHAnsi"/>
        </w:rPr>
        <w:t xml:space="preserve"> </w:t>
      </w:r>
      <w:r w:rsidR="007D2C2D" w:rsidRPr="001803C5">
        <w:rPr>
          <w:rFonts w:cstheme="minorHAnsi"/>
        </w:rPr>
        <w:t>took</w:t>
      </w:r>
      <w:r w:rsidR="0007409E" w:rsidRPr="001803C5">
        <w:rPr>
          <w:rFonts w:cstheme="minorHAnsi"/>
        </w:rPr>
        <w:t xml:space="preserve"> up to 24 hours to complete.</w:t>
      </w:r>
    </w:p>
    <w:p w14:paraId="2704AAED" w14:textId="5FB3C5C2" w:rsidR="00C6033F" w:rsidRPr="001803C5" w:rsidRDefault="00C6033F" w:rsidP="00AC62B5">
      <w:pPr>
        <w:rPr>
          <w:rFonts w:cstheme="minorHAnsi"/>
        </w:rPr>
      </w:pPr>
    </w:p>
    <w:p w14:paraId="4C571034" w14:textId="1EFC7C59" w:rsidR="00326E16" w:rsidRPr="001803C5" w:rsidRDefault="00B16F7B" w:rsidP="00D55477">
      <w:pPr>
        <w:pStyle w:val="Heading2"/>
        <w:rPr>
          <w:rFonts w:asciiTheme="minorHAnsi" w:hAnsiTheme="minorHAnsi" w:cstheme="minorHAnsi"/>
        </w:rPr>
      </w:pPr>
      <w:bookmarkStart w:id="100" w:name="_Toc10827405"/>
      <w:r>
        <w:rPr>
          <w:rFonts w:asciiTheme="minorHAnsi" w:hAnsiTheme="minorHAnsi" w:cstheme="minorHAnsi"/>
        </w:rPr>
        <w:lastRenderedPageBreak/>
        <w:t xml:space="preserve">Step 4: </w:t>
      </w:r>
      <w:r w:rsidR="00D31033" w:rsidRPr="001803C5">
        <w:rPr>
          <w:rFonts w:asciiTheme="minorHAnsi" w:hAnsiTheme="minorHAnsi" w:cstheme="minorHAnsi"/>
        </w:rPr>
        <w:t xml:space="preserve">Configure the </w:t>
      </w:r>
      <w:r w:rsidR="00E21F6C" w:rsidRPr="001803C5">
        <w:rPr>
          <w:rFonts w:asciiTheme="minorHAnsi" w:hAnsiTheme="minorHAnsi" w:cstheme="minorHAnsi"/>
        </w:rPr>
        <w:t>Power BI</w:t>
      </w:r>
      <w:r w:rsidR="00D31033" w:rsidRPr="001803C5">
        <w:rPr>
          <w:rFonts w:asciiTheme="minorHAnsi" w:hAnsiTheme="minorHAnsi" w:cstheme="minorHAnsi"/>
        </w:rPr>
        <w:t xml:space="preserve"> Dashboard</w:t>
      </w:r>
      <w:bookmarkEnd w:id="100"/>
    </w:p>
    <w:p w14:paraId="31AAC458" w14:textId="1E4F3D08" w:rsidR="00B7582F" w:rsidRPr="001803C5" w:rsidRDefault="00B7582F" w:rsidP="00D55477">
      <w:pPr>
        <w:pStyle w:val="Heading3"/>
        <w:rPr>
          <w:rFonts w:asciiTheme="minorHAnsi" w:hAnsiTheme="minorHAnsi" w:cstheme="minorHAnsi"/>
        </w:rPr>
      </w:pPr>
      <w:bookmarkStart w:id="101" w:name="_Toc10827406"/>
      <w:r w:rsidRPr="001803C5">
        <w:rPr>
          <w:rFonts w:asciiTheme="minorHAnsi" w:hAnsiTheme="minorHAnsi" w:cstheme="minorHAnsi"/>
        </w:rPr>
        <w:t>Instructions</w:t>
      </w:r>
      <w:bookmarkEnd w:id="101"/>
    </w:p>
    <w:p w14:paraId="654323D5" w14:textId="18456394" w:rsidR="00E25E41" w:rsidRPr="001803C5" w:rsidRDefault="00E25E41" w:rsidP="00964CDA">
      <w:pPr>
        <w:pStyle w:val="ListParagraph"/>
        <w:numPr>
          <w:ilvl w:val="0"/>
          <w:numId w:val="25"/>
        </w:numPr>
      </w:pPr>
      <w:r w:rsidRPr="001803C5">
        <w:t>Get the organization URL</w:t>
      </w:r>
    </w:p>
    <w:p w14:paraId="4A632C91" w14:textId="7BCE382A" w:rsidR="00B61D64" w:rsidRPr="001803C5" w:rsidRDefault="00B61D64" w:rsidP="00B57BDF">
      <w:pPr>
        <w:pStyle w:val="ListParagraph"/>
        <w:numPr>
          <w:ilvl w:val="1"/>
          <w:numId w:val="25"/>
        </w:numPr>
      </w:pPr>
      <w:r w:rsidRPr="001803C5">
        <w:t>Go to the Power Platform Admin Center (</w:t>
      </w:r>
      <w:hyperlink r:id="rId48" w:history="1">
        <w:r w:rsidRPr="00964CDA">
          <w:rPr>
            <w:rStyle w:val="Hyperlink"/>
            <w:rFonts w:cstheme="minorHAnsi"/>
          </w:rPr>
          <w:t>https://aka.ms/ppac</w:t>
        </w:r>
      </w:hyperlink>
      <w:r w:rsidRPr="001803C5">
        <w:t>)</w:t>
      </w:r>
    </w:p>
    <w:p w14:paraId="6D2C01FD" w14:textId="3D48693A" w:rsidR="00713F92" w:rsidRPr="001803C5" w:rsidRDefault="002F1893" w:rsidP="00B57BDF">
      <w:pPr>
        <w:pStyle w:val="ListParagraph"/>
        <w:numPr>
          <w:ilvl w:val="1"/>
          <w:numId w:val="25"/>
        </w:numPr>
      </w:pPr>
      <w:r w:rsidRPr="001803C5">
        <w:t xml:space="preserve">Click on Environments, </w:t>
      </w:r>
      <w:r w:rsidR="00761A54" w:rsidRPr="001803C5">
        <w:rPr>
          <w:rFonts w:cstheme="minorHAnsi"/>
        </w:rPr>
        <w:t>and se</w:t>
      </w:r>
      <w:r w:rsidR="00761A54">
        <w:rPr>
          <w:rFonts w:cstheme="minorHAnsi"/>
        </w:rPr>
        <w:t xml:space="preserve">lect the </w:t>
      </w:r>
      <w:r w:rsidR="00761A54" w:rsidRPr="001803C5">
        <w:rPr>
          <w:rFonts w:cstheme="minorHAnsi"/>
        </w:rPr>
        <w:t xml:space="preserve">Environment </w:t>
      </w:r>
      <w:r w:rsidR="004E2642">
        <w:rPr>
          <w:rFonts w:cstheme="minorHAnsi"/>
        </w:rPr>
        <w:t xml:space="preserve">where </w:t>
      </w:r>
      <w:r w:rsidR="00761A54" w:rsidRPr="001803C5">
        <w:rPr>
          <w:rFonts w:cstheme="minorHAnsi"/>
        </w:rPr>
        <w:t>the Center of Excellence solution is installed</w:t>
      </w:r>
    </w:p>
    <w:p w14:paraId="01E0AC87" w14:textId="77777777" w:rsidR="00A4008D" w:rsidRDefault="00DB7F17" w:rsidP="00A4008D">
      <w:pPr>
        <w:pStyle w:val="ListParagraph"/>
        <w:numPr>
          <w:ilvl w:val="1"/>
          <w:numId w:val="25"/>
        </w:numPr>
      </w:pPr>
      <w:r w:rsidRPr="001803C5">
        <w:t>Copy the organization URL in the details window.</w:t>
      </w:r>
    </w:p>
    <w:p w14:paraId="3114BC34" w14:textId="69BEDDE8" w:rsidR="00A4008D" w:rsidRDefault="002D7C8B" w:rsidP="00A4008D">
      <w:pPr>
        <w:pStyle w:val="ListParagraph"/>
        <w:ind w:left="1440"/>
      </w:pPr>
      <w:r w:rsidRPr="002D7C8B">
        <w:rPr>
          <w:noProof/>
          <w:color w:val="2B579A"/>
          <w:shd w:val="clear" w:color="auto" w:fill="E6E6E6"/>
        </w:rPr>
        <w:drawing>
          <wp:inline distT="0" distB="0" distL="0" distR="0" wp14:anchorId="79153933" wp14:editId="1684F914">
            <wp:extent cx="3226279" cy="1884711"/>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6518" cy="1890692"/>
                    </a:xfrm>
                    <a:prstGeom prst="rect">
                      <a:avLst/>
                    </a:prstGeom>
                  </pic:spPr>
                </pic:pic>
              </a:graphicData>
            </a:graphic>
          </wp:inline>
        </w:drawing>
      </w:r>
      <w:r w:rsidR="00C13953">
        <w:br/>
      </w:r>
    </w:p>
    <w:p w14:paraId="0494F017" w14:textId="0055D0BD" w:rsidR="00A4008D" w:rsidRDefault="00A4008D" w:rsidP="00A4008D">
      <w:pPr>
        <w:pStyle w:val="ListParagraph"/>
        <w:numPr>
          <w:ilvl w:val="1"/>
          <w:numId w:val="25"/>
        </w:numPr>
      </w:pPr>
      <w:r>
        <w:t>If the URL is cut off, you can see the full URL by clicking See all &gt; Environment URL</w:t>
      </w:r>
    </w:p>
    <w:p w14:paraId="430C373D" w14:textId="7BF7EAF0" w:rsidR="00F243F5" w:rsidRDefault="00A4008D" w:rsidP="00EF35A5">
      <w:pPr>
        <w:pStyle w:val="ListParagraph"/>
        <w:ind w:left="1440"/>
      </w:pPr>
      <w:r w:rsidRPr="00A4008D">
        <w:rPr>
          <w:noProof/>
          <w:color w:val="2B579A"/>
          <w:shd w:val="clear" w:color="auto" w:fill="E6E6E6"/>
        </w:rPr>
        <w:drawing>
          <wp:inline distT="0" distB="0" distL="0" distR="0" wp14:anchorId="426735EB" wp14:editId="52855C32">
            <wp:extent cx="4581611" cy="25879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1701" cy="2627516"/>
                    </a:xfrm>
                    <a:prstGeom prst="rect">
                      <a:avLst/>
                    </a:prstGeom>
                  </pic:spPr>
                </pic:pic>
              </a:graphicData>
            </a:graphic>
          </wp:inline>
        </w:drawing>
      </w:r>
    </w:p>
    <w:p w14:paraId="6887D309" w14:textId="77777777" w:rsidR="002D7C8B" w:rsidRPr="001803C5" w:rsidRDefault="002D7C8B" w:rsidP="002D7C8B">
      <w:pPr>
        <w:pStyle w:val="ListParagraph"/>
        <w:ind w:left="1440"/>
      </w:pPr>
    </w:p>
    <w:p w14:paraId="4B721F69" w14:textId="78B8FDB8" w:rsidR="00833ECE" w:rsidRPr="001803C5" w:rsidRDefault="00DB1533" w:rsidP="00C242D3">
      <w:pPr>
        <w:pStyle w:val="ListParagraph"/>
        <w:numPr>
          <w:ilvl w:val="0"/>
          <w:numId w:val="25"/>
        </w:numPr>
      </w:pPr>
      <w:r w:rsidRPr="001803C5">
        <w:t xml:space="preserve">Open the </w:t>
      </w:r>
      <w:proofErr w:type="spellStart"/>
      <w:r w:rsidR="00AE442F" w:rsidRPr="00964CDA">
        <w:rPr>
          <w:b/>
          <w:bCs/>
        </w:rPr>
        <w:t>PowerPlatformAdminDashboard.pbix</w:t>
      </w:r>
      <w:proofErr w:type="spellEnd"/>
      <w:r w:rsidR="00AE442F" w:rsidRPr="001803C5">
        <w:t xml:space="preserve"> file in the Power BI desktop application.</w:t>
      </w:r>
    </w:p>
    <w:p w14:paraId="09BC78CA" w14:textId="6BEA8389" w:rsidR="005A6E42" w:rsidRPr="001803C5" w:rsidRDefault="00705299" w:rsidP="005A6E42">
      <w:pPr>
        <w:pStyle w:val="ListParagraph"/>
        <w:numPr>
          <w:ilvl w:val="0"/>
          <w:numId w:val="25"/>
        </w:numPr>
      </w:pPr>
      <w:r w:rsidRPr="001803C5">
        <w:t>Sign</w:t>
      </w:r>
      <w:r w:rsidR="0023174A">
        <w:t>-</w:t>
      </w:r>
      <w:r w:rsidRPr="001803C5">
        <w:t xml:space="preserve">in to your </w:t>
      </w:r>
      <w:r w:rsidR="000325F0" w:rsidRPr="001803C5">
        <w:t>account that has access to the entities</w:t>
      </w:r>
      <w:r w:rsidR="001407D1" w:rsidRPr="001803C5">
        <w:t>.</w:t>
      </w:r>
    </w:p>
    <w:p w14:paraId="3645874C" w14:textId="77777777" w:rsidR="004C37F2" w:rsidRDefault="000325F0" w:rsidP="00B57ED8">
      <w:pPr>
        <w:pStyle w:val="ListParagraph"/>
        <w:numPr>
          <w:ilvl w:val="0"/>
          <w:numId w:val="25"/>
        </w:numPr>
      </w:pPr>
      <w:r w:rsidRPr="001803C5">
        <w:t xml:space="preserve">Go to </w:t>
      </w:r>
      <w:r w:rsidRPr="00964CDA">
        <w:rPr>
          <w:b/>
          <w:bCs/>
        </w:rPr>
        <w:t>Edit Query</w:t>
      </w:r>
      <w:r w:rsidR="00332F69" w:rsidRPr="001803C5">
        <w:t xml:space="preserve"> in the top ribbon (under Home)</w:t>
      </w:r>
      <w:r w:rsidR="00397E5F">
        <w:t>.</w:t>
      </w:r>
      <w:r w:rsidR="003402F8" w:rsidRPr="003402F8">
        <w:rPr>
          <w:noProof/>
        </w:rPr>
        <w:t xml:space="preserve"> </w:t>
      </w:r>
    </w:p>
    <w:p w14:paraId="705B940D" w14:textId="25325A97" w:rsidR="00397E5F" w:rsidRPr="001803C5" w:rsidRDefault="004C37F2" w:rsidP="004C37F2">
      <w:pPr>
        <w:pStyle w:val="ListParagraph"/>
      </w:pPr>
      <w:r w:rsidRPr="004C37F2">
        <w:rPr>
          <w:noProof/>
          <w:color w:val="2B579A"/>
          <w:shd w:val="clear" w:color="auto" w:fill="E6E6E6"/>
        </w:rPr>
        <w:lastRenderedPageBreak/>
        <w:drawing>
          <wp:inline distT="0" distB="0" distL="0" distR="0" wp14:anchorId="17CA1F36" wp14:editId="62BCDBD9">
            <wp:extent cx="3010619" cy="10752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55944" cy="1091408"/>
                    </a:xfrm>
                    <a:prstGeom prst="rect">
                      <a:avLst/>
                    </a:prstGeom>
                  </pic:spPr>
                </pic:pic>
              </a:graphicData>
            </a:graphic>
          </wp:inline>
        </w:drawing>
      </w:r>
      <w:r w:rsidR="00494A25" w:rsidRPr="00494A25">
        <w:rPr>
          <w:noProof/>
        </w:rPr>
        <w:t xml:space="preserve"> </w:t>
      </w:r>
      <w:r w:rsidR="00A6134E">
        <w:br/>
      </w:r>
    </w:p>
    <w:p w14:paraId="3DC88C19" w14:textId="1E04BE6D" w:rsidR="000325F0" w:rsidRDefault="00B7205E" w:rsidP="00964CDA">
      <w:pPr>
        <w:pStyle w:val="ListParagraph"/>
        <w:numPr>
          <w:ilvl w:val="0"/>
          <w:numId w:val="25"/>
        </w:numPr>
      </w:pPr>
      <w:r w:rsidRPr="001803C5">
        <w:t>S</w:t>
      </w:r>
      <w:r w:rsidR="000325F0" w:rsidRPr="001803C5">
        <w:t xml:space="preserve">elect </w:t>
      </w:r>
      <w:r w:rsidR="00BC0466" w:rsidRPr="001803C5">
        <w:t>a table in the left navigation</w:t>
      </w:r>
      <w:r w:rsidR="00F4093B">
        <w:t xml:space="preserve"> (e.g., Environments</w:t>
      </w:r>
      <w:r w:rsidR="00414062" w:rsidRPr="001803C5">
        <w:t xml:space="preserve">, then </w:t>
      </w:r>
      <w:r w:rsidR="000325F0" w:rsidRPr="001803C5">
        <w:t xml:space="preserve">click on </w:t>
      </w:r>
      <w:r w:rsidR="00414062" w:rsidRPr="00964CDA">
        <w:rPr>
          <w:b/>
          <w:bCs/>
        </w:rPr>
        <w:t>A</w:t>
      </w:r>
      <w:r w:rsidR="000325F0" w:rsidRPr="00964CDA">
        <w:rPr>
          <w:b/>
          <w:bCs/>
        </w:rPr>
        <w:t xml:space="preserve">dvanced </w:t>
      </w:r>
      <w:r w:rsidR="00414062" w:rsidRPr="00964CDA">
        <w:rPr>
          <w:b/>
          <w:bCs/>
        </w:rPr>
        <w:t>E</w:t>
      </w:r>
      <w:r w:rsidR="000325F0" w:rsidRPr="00964CDA">
        <w:rPr>
          <w:b/>
          <w:bCs/>
        </w:rPr>
        <w:t>ditor</w:t>
      </w:r>
      <w:r w:rsidR="00414062" w:rsidRPr="001803C5">
        <w:t xml:space="preserve"> in the top ribbon.</w:t>
      </w:r>
    </w:p>
    <w:p w14:paraId="28A67FFA" w14:textId="040F8613" w:rsidR="00C909AA" w:rsidRPr="001803C5" w:rsidRDefault="00F94805" w:rsidP="00C909AA">
      <w:pPr>
        <w:pStyle w:val="ListParagraph"/>
      </w:pPr>
      <w:r w:rsidRPr="00F94805">
        <w:rPr>
          <w:noProof/>
          <w:color w:val="2B579A"/>
          <w:shd w:val="clear" w:color="auto" w:fill="E6E6E6"/>
        </w:rPr>
        <w:drawing>
          <wp:inline distT="0" distB="0" distL="0" distR="0" wp14:anchorId="661CE9B4" wp14:editId="0F75D654">
            <wp:extent cx="5278755" cy="1690777"/>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4466"/>
                    <a:stretch/>
                  </pic:blipFill>
                  <pic:spPr bwMode="auto">
                    <a:xfrm>
                      <a:off x="0" y="0"/>
                      <a:ext cx="5324226" cy="1705341"/>
                    </a:xfrm>
                    <a:prstGeom prst="rect">
                      <a:avLst/>
                    </a:prstGeom>
                    <a:ln>
                      <a:noFill/>
                    </a:ln>
                    <a:extLst>
                      <a:ext uri="{53640926-AAD7-44D8-BBD7-CCE9431645EC}">
                        <a14:shadowObscured xmlns:a14="http://schemas.microsoft.com/office/drawing/2010/main"/>
                      </a:ext>
                    </a:extLst>
                  </pic:spPr>
                </pic:pic>
              </a:graphicData>
            </a:graphic>
          </wp:inline>
        </w:drawing>
      </w:r>
      <w:r w:rsidR="00867ECB">
        <w:br/>
      </w:r>
    </w:p>
    <w:p w14:paraId="6B317813" w14:textId="0AB5BD05" w:rsidR="000325F0" w:rsidRDefault="000325F0" w:rsidP="00964CDA">
      <w:pPr>
        <w:pStyle w:val="ListParagraph"/>
        <w:numPr>
          <w:ilvl w:val="0"/>
          <w:numId w:val="25"/>
        </w:numPr>
      </w:pPr>
      <w:r w:rsidRPr="001803C5">
        <w:t xml:space="preserve">Replace the </w:t>
      </w:r>
      <w:r w:rsidR="004F6C43" w:rsidRPr="001803C5">
        <w:t xml:space="preserve">URL </w:t>
      </w:r>
      <w:r w:rsidR="000022D8" w:rsidRPr="001803C5">
        <w:t xml:space="preserve">with the organization instance </w:t>
      </w:r>
      <w:r w:rsidR="00146FE9" w:rsidRPr="001803C5">
        <w:t>name</w:t>
      </w:r>
      <w:r w:rsidR="00C82BF1">
        <w:t>, then</w:t>
      </w:r>
      <w:r w:rsidR="00ED610A">
        <w:t xml:space="preserve"> click</w:t>
      </w:r>
      <w:r w:rsidR="00C82BF1">
        <w:t xml:space="preserve"> </w:t>
      </w:r>
      <w:r w:rsidR="00C82BF1" w:rsidRPr="00C82BF1">
        <w:rPr>
          <w:b/>
          <w:bCs/>
        </w:rPr>
        <w:t>Done</w:t>
      </w:r>
      <w:r w:rsidR="00C82BF1">
        <w:t>.</w:t>
      </w:r>
    </w:p>
    <w:p w14:paraId="47D875CE" w14:textId="5D9755DD" w:rsidR="00C82BF1" w:rsidRDefault="00837249" w:rsidP="004F0D80">
      <w:pPr>
        <w:pStyle w:val="ListParagraph"/>
      </w:pPr>
      <w:r w:rsidRPr="00837249">
        <w:rPr>
          <w:noProof/>
          <w:color w:val="2B579A"/>
          <w:shd w:val="clear" w:color="auto" w:fill="E6E6E6"/>
        </w:rPr>
        <w:drawing>
          <wp:inline distT="0" distB="0" distL="0" distR="0" wp14:anchorId="11C5F23A" wp14:editId="7BC2DE50">
            <wp:extent cx="5184475" cy="17541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2830" cy="1780704"/>
                    </a:xfrm>
                    <a:prstGeom prst="rect">
                      <a:avLst/>
                    </a:prstGeom>
                  </pic:spPr>
                </pic:pic>
              </a:graphicData>
            </a:graphic>
          </wp:inline>
        </w:drawing>
      </w:r>
    </w:p>
    <w:p w14:paraId="78C7AFAD" w14:textId="77777777" w:rsidR="004F0D80" w:rsidRDefault="004F0D80" w:rsidP="004F0D80">
      <w:pPr>
        <w:pStyle w:val="ListParagraph"/>
      </w:pPr>
    </w:p>
    <w:p w14:paraId="333EA7C3" w14:textId="05B6BC69" w:rsidR="00B33D8E" w:rsidRDefault="00F24744" w:rsidP="00B33D8E">
      <w:pPr>
        <w:pStyle w:val="ListParagraph"/>
        <w:numPr>
          <w:ilvl w:val="0"/>
          <w:numId w:val="25"/>
        </w:numPr>
      </w:pPr>
      <w:r>
        <w:t>Click Edit Credential</w:t>
      </w:r>
      <w:r w:rsidR="00B33D8E">
        <w:t>s</w:t>
      </w:r>
    </w:p>
    <w:p w14:paraId="3A48413F" w14:textId="617302C7" w:rsidR="004F0D80" w:rsidRDefault="004F0D80" w:rsidP="00C17775">
      <w:pPr>
        <w:pStyle w:val="ListParagraph"/>
      </w:pPr>
      <w:r>
        <w:rPr>
          <w:noProof/>
          <w:color w:val="2B579A"/>
          <w:shd w:val="clear" w:color="auto" w:fill="E6E6E6"/>
        </w:rPr>
        <w:drawing>
          <wp:inline distT="0" distB="0" distL="0" distR="0" wp14:anchorId="64688631" wp14:editId="69F4D03B">
            <wp:extent cx="4545180" cy="1454893"/>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4">
                      <a:extLst>
                        <a:ext uri="{28A0092B-C50C-407E-A947-70E740481C1C}">
                          <a14:useLocalDpi xmlns:a14="http://schemas.microsoft.com/office/drawing/2010/main" val="0"/>
                        </a:ext>
                      </a:extLst>
                    </a:blip>
                    <a:srcRect t="23218"/>
                    <a:stretch/>
                  </pic:blipFill>
                  <pic:spPr bwMode="auto">
                    <a:xfrm>
                      <a:off x="0" y="0"/>
                      <a:ext cx="4545180" cy="1454893"/>
                    </a:xfrm>
                    <a:prstGeom prst="rect">
                      <a:avLst/>
                    </a:prstGeom>
                    <a:noFill/>
                    <a:ln>
                      <a:noFill/>
                    </a:ln>
                    <a:extLst>
                      <a:ext uri="{53640926-AAD7-44D8-BBD7-CCE9431645EC}">
                        <a14:shadowObscured xmlns:a14="http://schemas.microsoft.com/office/drawing/2010/main"/>
                      </a:ext>
                    </a:extLst>
                  </pic:spPr>
                </pic:pic>
              </a:graphicData>
            </a:graphic>
          </wp:inline>
        </w:drawing>
      </w:r>
      <w:r w:rsidR="0044769E">
        <w:br/>
      </w:r>
    </w:p>
    <w:p w14:paraId="547DE859" w14:textId="3DC54869" w:rsidR="00B33D8E" w:rsidRDefault="001D3ED2" w:rsidP="00B33D8E">
      <w:pPr>
        <w:pStyle w:val="ListParagraph"/>
        <w:numPr>
          <w:ilvl w:val="0"/>
          <w:numId w:val="25"/>
        </w:numPr>
      </w:pPr>
      <w:r>
        <w:t>Sign</w:t>
      </w:r>
      <w:r w:rsidR="005A2A09">
        <w:t>-</w:t>
      </w:r>
      <w:r>
        <w:t>in to your Organizational account</w:t>
      </w:r>
      <w:r w:rsidR="00D40C92">
        <w:t xml:space="preserve">. Once signed in, click </w:t>
      </w:r>
      <w:r w:rsidR="00D40C92" w:rsidRPr="00861366">
        <w:rPr>
          <w:b/>
          <w:bCs/>
        </w:rPr>
        <w:t>Connect</w:t>
      </w:r>
      <w:r w:rsidR="00861366">
        <w:t>.</w:t>
      </w:r>
    </w:p>
    <w:p w14:paraId="290B5584" w14:textId="596FEEA7" w:rsidR="00C17775" w:rsidRDefault="00C17775" w:rsidP="00B33D8E">
      <w:pPr>
        <w:pStyle w:val="ListParagraph"/>
        <w:numPr>
          <w:ilvl w:val="0"/>
          <w:numId w:val="25"/>
        </w:numPr>
      </w:pPr>
      <w:r>
        <w:t xml:space="preserve">A preview of the data will load into your </w:t>
      </w:r>
      <w:r w:rsidR="005A2A09">
        <w:t xml:space="preserve">table. </w:t>
      </w:r>
    </w:p>
    <w:p w14:paraId="362360EC" w14:textId="1C2AC83D" w:rsidR="00F4093B" w:rsidRDefault="00F4093B" w:rsidP="00F4093B">
      <w:pPr>
        <w:pStyle w:val="ListParagraph"/>
      </w:pPr>
      <w:r>
        <w:rPr>
          <w:noProof/>
          <w:color w:val="2B579A"/>
          <w:shd w:val="clear" w:color="auto" w:fill="E6E6E6"/>
        </w:rPr>
        <w:lastRenderedPageBreak/>
        <w:drawing>
          <wp:inline distT="0" distB="0" distL="0" distR="0" wp14:anchorId="30508003" wp14:editId="312990C2">
            <wp:extent cx="5365630" cy="1873384"/>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77263" cy="1877446"/>
                    </a:xfrm>
                    <a:prstGeom prst="rect">
                      <a:avLst/>
                    </a:prstGeom>
                  </pic:spPr>
                </pic:pic>
              </a:graphicData>
            </a:graphic>
          </wp:inline>
        </w:drawing>
      </w:r>
    </w:p>
    <w:p w14:paraId="4002379F" w14:textId="77777777" w:rsidR="00B33D8E" w:rsidRDefault="00B33D8E" w:rsidP="004F0D80">
      <w:pPr>
        <w:pStyle w:val="ListParagraph"/>
      </w:pPr>
    </w:p>
    <w:p w14:paraId="407A054E" w14:textId="11939E00" w:rsidR="00506650" w:rsidRPr="001803C5" w:rsidRDefault="00506650" w:rsidP="00964CDA">
      <w:pPr>
        <w:pStyle w:val="ListParagraph"/>
        <w:numPr>
          <w:ilvl w:val="0"/>
          <w:numId w:val="25"/>
        </w:numPr>
      </w:pPr>
      <w:r w:rsidRPr="001803C5">
        <w:t xml:space="preserve">Repeat steps </w:t>
      </w:r>
      <w:r w:rsidR="00244BBA">
        <w:t>5 and 6 for all the tables. They should not need sign-in again.</w:t>
      </w:r>
    </w:p>
    <w:p w14:paraId="5A2D555E" w14:textId="20598633" w:rsidR="00B6455C" w:rsidRPr="001803C5" w:rsidRDefault="00B6455C" w:rsidP="00964CDA">
      <w:pPr>
        <w:pStyle w:val="ListParagraph"/>
        <w:numPr>
          <w:ilvl w:val="0"/>
          <w:numId w:val="25"/>
        </w:numPr>
      </w:pPr>
      <w:r w:rsidRPr="001803C5">
        <w:t xml:space="preserve">Click </w:t>
      </w:r>
      <w:r w:rsidRPr="00964CDA">
        <w:rPr>
          <w:b/>
          <w:bCs/>
        </w:rPr>
        <w:t>Close &amp; Apply</w:t>
      </w:r>
      <w:r w:rsidRPr="001803C5">
        <w:t>.</w:t>
      </w:r>
    </w:p>
    <w:p w14:paraId="730ED6A0" w14:textId="77777777" w:rsidR="00B7582F" w:rsidRPr="001803C5" w:rsidRDefault="00B7582F" w:rsidP="00AC62B5">
      <w:pPr>
        <w:rPr>
          <w:rFonts w:cstheme="minorHAnsi"/>
        </w:rPr>
      </w:pPr>
    </w:p>
    <w:p w14:paraId="48413D50" w14:textId="768D70F5" w:rsidR="00326E16" w:rsidRPr="001803C5" w:rsidRDefault="002C2572" w:rsidP="004D4F99">
      <w:pPr>
        <w:pStyle w:val="Heading2"/>
      </w:pPr>
      <w:bookmarkStart w:id="102" w:name="_Toc10827407"/>
      <w:r>
        <w:t xml:space="preserve">Step 5: Setup </w:t>
      </w:r>
      <w:r w:rsidR="00326E16" w:rsidRPr="001803C5">
        <w:t xml:space="preserve">Audit </w:t>
      </w:r>
      <w:r w:rsidR="00326E16" w:rsidRPr="004D4F99">
        <w:t>Log</w:t>
      </w:r>
      <w:r>
        <w:t xml:space="preserve"> sync</w:t>
      </w:r>
      <w:bookmarkEnd w:id="102"/>
    </w:p>
    <w:p w14:paraId="550A71DB" w14:textId="17D78871" w:rsidR="00B7077E" w:rsidRDefault="00B7077E" w:rsidP="004D4F99">
      <w:pPr>
        <w:pStyle w:val="Heading3"/>
      </w:pPr>
      <w:bookmarkStart w:id="103" w:name="_Toc10827408"/>
      <w:r w:rsidRPr="001803C5">
        <w:t>Components covered</w:t>
      </w:r>
      <w:bookmarkEnd w:id="103"/>
    </w:p>
    <w:p w14:paraId="429A2341" w14:textId="484A1B6B" w:rsidR="008C4317" w:rsidRDefault="008C4317" w:rsidP="008C4317">
      <w:pPr>
        <w:pStyle w:val="ListParagraph"/>
        <w:numPr>
          <w:ilvl w:val="0"/>
          <w:numId w:val="24"/>
        </w:numPr>
        <w:rPr>
          <w:rFonts w:cstheme="minorHAnsi"/>
        </w:rPr>
      </w:pPr>
      <w:r>
        <w:rPr>
          <w:rFonts w:cstheme="minorHAnsi"/>
        </w:rPr>
        <w:t>Custom Connector: Office 365 Logs</w:t>
      </w:r>
    </w:p>
    <w:p w14:paraId="6773F5CA" w14:textId="15E994D6" w:rsidR="008C4317" w:rsidRPr="008C4317" w:rsidRDefault="008C4317" w:rsidP="008C4317">
      <w:pPr>
        <w:pStyle w:val="ListParagraph"/>
        <w:numPr>
          <w:ilvl w:val="0"/>
          <w:numId w:val="24"/>
        </w:numPr>
        <w:rPr>
          <w:rFonts w:cstheme="minorHAnsi"/>
        </w:rPr>
      </w:pPr>
      <w:r>
        <w:rPr>
          <w:rFonts w:cstheme="minorHAnsi"/>
        </w:rPr>
        <w:t>Flow:</w:t>
      </w:r>
      <w:r w:rsidR="006663E2">
        <w:rPr>
          <w:rFonts w:cstheme="minorHAnsi"/>
        </w:rPr>
        <w:t xml:space="preserve"> Sync | Audit Logs</w:t>
      </w:r>
    </w:p>
    <w:p w14:paraId="1321DC16" w14:textId="47715C29" w:rsidR="00B7077E" w:rsidRDefault="00B7077E" w:rsidP="004D4F99">
      <w:pPr>
        <w:pStyle w:val="Heading3"/>
      </w:pPr>
      <w:bookmarkStart w:id="104" w:name="_Toc10827409"/>
      <w:r w:rsidRPr="001803C5">
        <w:t>Depends on</w:t>
      </w:r>
      <w:bookmarkEnd w:id="104"/>
    </w:p>
    <w:p w14:paraId="6015DB5E" w14:textId="16D898EA" w:rsidR="006814E7" w:rsidRPr="001803C5" w:rsidRDefault="00832038" w:rsidP="00AA66AA">
      <w:pPr>
        <w:rPr>
          <w:rFonts w:cstheme="minorHAnsi"/>
        </w:rPr>
      </w:pPr>
      <w:r>
        <w:rPr>
          <w:rFonts w:cstheme="minorHAnsi"/>
        </w:rPr>
        <w:t>Step 1: Solution is installed</w:t>
      </w:r>
    </w:p>
    <w:p w14:paraId="04CFE1EC" w14:textId="3A0B8789" w:rsidR="00B7077E" w:rsidRDefault="00B7077E" w:rsidP="004D4F99">
      <w:pPr>
        <w:pStyle w:val="Heading3"/>
      </w:pPr>
      <w:bookmarkStart w:id="105" w:name="_Toc10827410"/>
      <w:r w:rsidRPr="001803C5">
        <w:t>Dependencies</w:t>
      </w:r>
      <w:bookmarkEnd w:id="105"/>
    </w:p>
    <w:p w14:paraId="5D9DAA8A" w14:textId="1D647D7F" w:rsidR="00B7077E" w:rsidRPr="008C0AEB" w:rsidRDefault="004D4F99" w:rsidP="00AA66AA">
      <w:r>
        <w:t>Audit Log data is populated with this step. It’s option, but</w:t>
      </w:r>
      <w:r w:rsidR="006E2C6E">
        <w:t xml:space="preserve"> the Sessions information will show up as blank</w:t>
      </w:r>
      <w:r w:rsidR="008C0AEB">
        <w:t xml:space="preserve"> in the Power BI dashboard.</w:t>
      </w:r>
    </w:p>
    <w:p w14:paraId="30FEE3FE" w14:textId="28C62872" w:rsidR="00AA66AA" w:rsidRPr="001803C5" w:rsidRDefault="00AA66AA" w:rsidP="008C0AEB">
      <w:pPr>
        <w:pStyle w:val="Heading3"/>
      </w:pPr>
      <w:bookmarkStart w:id="106" w:name="_Toc10827411"/>
      <w:r w:rsidRPr="001803C5">
        <w:t>Instructions</w:t>
      </w:r>
      <w:bookmarkEnd w:id="106"/>
    </w:p>
    <w:p w14:paraId="657CB366" w14:textId="2043A44F" w:rsidR="00385733" w:rsidRDefault="00385733" w:rsidP="003C493F">
      <w:pPr>
        <w:pStyle w:val="ListParagraph"/>
        <w:numPr>
          <w:ilvl w:val="0"/>
          <w:numId w:val="7"/>
        </w:numPr>
        <w:rPr>
          <w:rFonts w:cstheme="minorHAnsi"/>
        </w:rPr>
      </w:pPr>
      <w:r w:rsidRPr="001803C5">
        <w:rPr>
          <w:rFonts w:cstheme="minorHAnsi"/>
        </w:rPr>
        <w:t>Install the custom connector</w:t>
      </w:r>
    </w:p>
    <w:p w14:paraId="5E032C43" w14:textId="1B915024" w:rsidR="001B7A4D" w:rsidRDefault="001B7A4D" w:rsidP="001B7A4D">
      <w:pPr>
        <w:pStyle w:val="ListParagraph"/>
        <w:numPr>
          <w:ilvl w:val="1"/>
          <w:numId w:val="7"/>
        </w:numPr>
        <w:rPr>
          <w:rFonts w:cstheme="minorHAnsi"/>
        </w:rPr>
      </w:pPr>
      <w:r>
        <w:rPr>
          <w:rFonts w:cstheme="minorHAnsi"/>
        </w:rPr>
        <w:t xml:space="preserve">Go to </w:t>
      </w:r>
      <w:hyperlink r:id="rId56" w:history="1">
        <w:r w:rsidRPr="00A85490">
          <w:rPr>
            <w:rStyle w:val="Hyperlink"/>
            <w:rFonts w:cstheme="minorHAnsi"/>
          </w:rPr>
          <w:t>https://flow.microsoft.com</w:t>
        </w:r>
      </w:hyperlink>
      <w:r w:rsidR="00C67136" w:rsidRPr="00C67136">
        <w:rPr>
          <w:rFonts w:cstheme="minorHAnsi"/>
        </w:rPr>
        <w:t xml:space="preserve"> </w:t>
      </w:r>
      <w:r w:rsidR="00C67136" w:rsidRPr="001803C5">
        <w:rPr>
          <w:rFonts w:cstheme="minorHAnsi"/>
        </w:rPr>
        <w:t>and set the current Environment to the same Environment where the Center of Excellence solution is installed</w:t>
      </w:r>
      <w:r w:rsidR="00A32C60">
        <w:rPr>
          <w:rFonts w:cstheme="minorHAnsi"/>
        </w:rPr>
        <w:t>.</w:t>
      </w:r>
    </w:p>
    <w:p w14:paraId="3AF8DCD9" w14:textId="7D0E78C5" w:rsidR="001B7A4D" w:rsidRDefault="001B7A4D" w:rsidP="00D6725D">
      <w:pPr>
        <w:pStyle w:val="ListParagraph"/>
        <w:numPr>
          <w:ilvl w:val="1"/>
          <w:numId w:val="7"/>
        </w:numPr>
        <w:rPr>
          <w:rFonts w:cstheme="minorHAnsi"/>
        </w:rPr>
      </w:pPr>
      <w:r>
        <w:rPr>
          <w:rFonts w:cstheme="minorHAnsi"/>
        </w:rPr>
        <w:t>In the left navigation, expand Data and click Custom Connectors</w:t>
      </w:r>
    </w:p>
    <w:p w14:paraId="2F3C20FE" w14:textId="034804BF" w:rsidR="00333FB6" w:rsidRPr="00D6725D" w:rsidRDefault="00333FB6" w:rsidP="00D6725D">
      <w:pPr>
        <w:pStyle w:val="ListParagraph"/>
        <w:numPr>
          <w:ilvl w:val="1"/>
          <w:numId w:val="7"/>
        </w:numPr>
        <w:rPr>
          <w:rFonts w:cstheme="minorHAnsi"/>
        </w:rPr>
      </w:pPr>
      <w:r>
        <w:rPr>
          <w:rFonts w:cstheme="minorHAnsi"/>
        </w:rPr>
        <w:t xml:space="preserve">Click </w:t>
      </w:r>
      <w:r w:rsidR="000129DC">
        <w:rPr>
          <w:rFonts w:cstheme="minorHAnsi"/>
        </w:rPr>
        <w:t xml:space="preserve">on </w:t>
      </w:r>
      <w:r w:rsidR="00E10A81">
        <w:rPr>
          <w:rFonts w:cstheme="minorHAnsi"/>
        </w:rPr>
        <w:t>New</w:t>
      </w:r>
    </w:p>
    <w:p w14:paraId="6F246942" w14:textId="5F1E8CB8" w:rsidR="00385733" w:rsidRPr="001803C5" w:rsidRDefault="00385733" w:rsidP="003C493F">
      <w:pPr>
        <w:pStyle w:val="ListParagraph"/>
        <w:numPr>
          <w:ilvl w:val="0"/>
          <w:numId w:val="7"/>
        </w:numPr>
        <w:rPr>
          <w:rFonts w:cstheme="minorHAnsi"/>
        </w:rPr>
      </w:pPr>
      <w:r w:rsidRPr="001803C5">
        <w:rPr>
          <w:rFonts w:cstheme="minorHAnsi"/>
        </w:rPr>
        <w:t>Create a connection to the custom connector</w:t>
      </w:r>
    </w:p>
    <w:p w14:paraId="2CB9EAC5" w14:textId="39F718D4" w:rsidR="00385733" w:rsidRPr="001803C5" w:rsidRDefault="002E5C50" w:rsidP="003C493F">
      <w:pPr>
        <w:pStyle w:val="ListParagraph"/>
        <w:numPr>
          <w:ilvl w:val="0"/>
          <w:numId w:val="7"/>
        </w:numPr>
        <w:rPr>
          <w:rFonts w:cstheme="minorHAnsi"/>
        </w:rPr>
      </w:pPr>
      <w:r w:rsidRPr="001803C5">
        <w:rPr>
          <w:rFonts w:cstheme="minorHAnsi"/>
        </w:rPr>
        <w:t xml:space="preserve">Instantiate the Solution Aware </w:t>
      </w:r>
      <w:r w:rsidR="00C95DDA">
        <w:rPr>
          <w:rFonts w:cstheme="minorHAnsi"/>
        </w:rPr>
        <w:t>Flow</w:t>
      </w:r>
      <w:r w:rsidRPr="001803C5">
        <w:rPr>
          <w:rFonts w:cstheme="minorHAnsi"/>
        </w:rPr>
        <w:t xml:space="preserve"> called </w:t>
      </w:r>
      <w:r w:rsidRPr="001803C5">
        <w:rPr>
          <w:rFonts w:cstheme="minorHAnsi"/>
          <w:b/>
          <w:bCs/>
        </w:rPr>
        <w:t>Sync | Audit Logs</w:t>
      </w:r>
      <w:r w:rsidR="00FA555C">
        <w:rPr>
          <w:rFonts w:cstheme="minorHAnsi"/>
          <w:b/>
          <w:bCs/>
        </w:rPr>
        <w:t xml:space="preserve"> </w:t>
      </w:r>
      <w:r w:rsidR="00FA555C">
        <w:rPr>
          <w:rFonts w:cstheme="minorHAnsi"/>
        </w:rPr>
        <w:t xml:space="preserve">and run it. It will sync data to </w:t>
      </w:r>
      <w:r w:rsidR="00161AF1">
        <w:rPr>
          <w:rFonts w:cstheme="minorHAnsi"/>
        </w:rPr>
        <w:t>the Audit Log</w:t>
      </w:r>
      <w:r w:rsidR="00FA555C">
        <w:rPr>
          <w:rFonts w:cstheme="minorHAnsi"/>
        </w:rPr>
        <w:t xml:space="preserve"> </w:t>
      </w:r>
      <w:r w:rsidR="00864D54">
        <w:rPr>
          <w:rFonts w:cstheme="minorHAnsi"/>
        </w:rPr>
        <w:t>CDS entity.</w:t>
      </w:r>
    </w:p>
    <w:p w14:paraId="547EEB69" w14:textId="77777777" w:rsidR="00E21F6C" w:rsidRPr="001803C5" w:rsidRDefault="00E21F6C">
      <w:pPr>
        <w:rPr>
          <w:rFonts w:cstheme="minorHAnsi"/>
        </w:rPr>
      </w:pPr>
    </w:p>
    <w:p w14:paraId="0693E771" w14:textId="1739A69A" w:rsidR="00EB7766" w:rsidRPr="001803C5" w:rsidRDefault="00EB7766">
      <w:pPr>
        <w:rPr>
          <w:rFonts w:cstheme="minorHAnsi"/>
        </w:rPr>
      </w:pPr>
    </w:p>
    <w:sectPr w:rsidR="00EB7766" w:rsidRPr="001803C5">
      <w:footerReference w:type="default" r:id="rId5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ames Oleinik" w:date="2019-06-07T19:37:00Z" w:initials="JO">
    <w:p w14:paraId="41695F8C" w14:textId="371E6535" w:rsidR="20FC22F3" w:rsidRDefault="20FC22F3">
      <w:r>
        <w:rPr>
          <w:color w:val="2B579A"/>
          <w:shd w:val="clear" w:color="auto" w:fill="E6E6E6"/>
        </w:rPr>
        <w:fldChar w:fldCharType="begin"/>
      </w:r>
      <w:r>
        <w:instrText xml:space="preserve"> HYPERLINK "mailto:demora@microsoft.com"</w:instrText>
      </w:r>
      <w:bookmarkStart w:id="3" w:name="_@_B3E6D4AF3DD344E182B47319F836938DZ"/>
      <w:r>
        <w:rPr>
          <w:color w:val="2B579A"/>
          <w:shd w:val="clear" w:color="auto" w:fill="E6E6E6"/>
        </w:rPr>
        <w:fldChar w:fldCharType="separate"/>
      </w:r>
      <w:r w:rsidRPr="20FC22F3">
        <w:rPr>
          <w:rStyle w:val="Mention"/>
          <w:noProof/>
        </w:rPr>
        <w:t>@Denise</w:t>
      </w:r>
      <w:r>
        <w:rPr>
          <w:color w:val="2B579A"/>
          <w:shd w:val="clear" w:color="auto" w:fill="E6E6E6"/>
        </w:rPr>
        <w:fldChar w:fldCharType="end"/>
      </w:r>
      <w:bookmarkEnd w:id="3"/>
      <w:r>
        <w:t xml:space="preserve"> / </w:t>
      </w:r>
      <w:r>
        <w:rPr>
          <w:color w:val="2B579A"/>
          <w:shd w:val="clear" w:color="auto" w:fill="E6E6E6"/>
        </w:rPr>
        <w:fldChar w:fldCharType="begin"/>
      </w:r>
      <w:r>
        <w:instrText xml:space="preserve"> HYPERLINK "mailto:spant@ntdev.microsoft.com"</w:instrText>
      </w:r>
      <w:bookmarkStart w:id="4" w:name="_@_E6366A384B6E41EA842AF552F0E07B7EZ"/>
      <w:r>
        <w:rPr>
          <w:color w:val="2B579A"/>
          <w:shd w:val="clear" w:color="auto" w:fill="E6E6E6"/>
        </w:rPr>
        <w:fldChar w:fldCharType="separate"/>
      </w:r>
      <w:r w:rsidRPr="20FC22F3">
        <w:rPr>
          <w:rStyle w:val="Mention"/>
          <w:noProof/>
        </w:rPr>
        <w:t>@Saurabh</w:t>
      </w:r>
      <w:r>
        <w:rPr>
          <w:color w:val="2B579A"/>
          <w:shd w:val="clear" w:color="auto" w:fill="E6E6E6"/>
        </w:rPr>
        <w:fldChar w:fldCharType="end"/>
      </w:r>
      <w:bookmarkEnd w:id="4"/>
      <w:r>
        <w:t xml:space="preserve"> should we call this Operate - aligning with the verbiage?</w:t>
      </w:r>
      <w:r>
        <w:annotationRef/>
      </w:r>
    </w:p>
    <w:p w14:paraId="64AB633D" w14:textId="61752F3F" w:rsidR="20FC22F3" w:rsidRDefault="20FC22F3"/>
    <w:p w14:paraId="49E983AA" w14:textId="1F482893" w:rsidR="20FC22F3" w:rsidRDefault="20FC22F3">
      <w:r>
        <w:t>Same this with #1 -&gt; making this govern?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E983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E983AA" w16cid:durableId="34BA05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3FEE9" w14:textId="77777777" w:rsidR="003B6964" w:rsidRDefault="003B6964" w:rsidP="00C921B2">
      <w:pPr>
        <w:spacing w:after="0" w:line="240" w:lineRule="auto"/>
      </w:pPr>
      <w:r>
        <w:separator/>
      </w:r>
    </w:p>
  </w:endnote>
  <w:endnote w:type="continuationSeparator" w:id="0">
    <w:p w14:paraId="10E47AA4" w14:textId="77777777" w:rsidR="003B6964" w:rsidRDefault="003B6964" w:rsidP="00C921B2">
      <w:pPr>
        <w:spacing w:after="0" w:line="240" w:lineRule="auto"/>
      </w:pPr>
      <w:r>
        <w:continuationSeparator/>
      </w:r>
    </w:p>
  </w:endnote>
  <w:endnote w:type="continuationNotice" w:id="1">
    <w:p w14:paraId="7A3461C0" w14:textId="77777777" w:rsidR="003B6964" w:rsidRDefault="003B69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6704502"/>
      <w:docPartObj>
        <w:docPartGallery w:val="Page Numbers (Bottom of Page)"/>
        <w:docPartUnique/>
      </w:docPartObj>
    </w:sdtPr>
    <w:sdtEndPr>
      <w:rPr>
        <w:noProof/>
      </w:rPr>
    </w:sdtEndPr>
    <w:sdtContent>
      <w:p w14:paraId="7FFDCAC3" w14:textId="52338057" w:rsidR="00336565" w:rsidRDefault="00336565">
        <w:pPr>
          <w:pStyle w:val="Footer"/>
          <w:jc w:val="center"/>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2</w:t>
        </w:r>
        <w:r>
          <w:rPr>
            <w:color w:val="2B579A"/>
            <w:shd w:val="clear" w:color="auto" w:fill="E6E6E6"/>
          </w:rPr>
          <w:fldChar w:fldCharType="end"/>
        </w:r>
      </w:p>
    </w:sdtContent>
  </w:sdt>
  <w:p w14:paraId="4D6335E4" w14:textId="77777777" w:rsidR="00336565" w:rsidRDefault="003365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341CFE" w14:textId="77777777" w:rsidR="003B6964" w:rsidRDefault="003B6964" w:rsidP="00C921B2">
      <w:pPr>
        <w:spacing w:after="0" w:line="240" w:lineRule="auto"/>
      </w:pPr>
      <w:r>
        <w:separator/>
      </w:r>
    </w:p>
  </w:footnote>
  <w:footnote w:type="continuationSeparator" w:id="0">
    <w:p w14:paraId="401E02F6" w14:textId="77777777" w:rsidR="003B6964" w:rsidRDefault="003B6964" w:rsidP="00C921B2">
      <w:pPr>
        <w:spacing w:after="0" w:line="240" w:lineRule="auto"/>
      </w:pPr>
      <w:r>
        <w:continuationSeparator/>
      </w:r>
    </w:p>
  </w:footnote>
  <w:footnote w:type="continuationNotice" w:id="1">
    <w:p w14:paraId="5AA28C90" w14:textId="77777777" w:rsidR="003B6964" w:rsidRDefault="003B696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A2267"/>
    <w:multiLevelType w:val="hybridMultilevel"/>
    <w:tmpl w:val="B840ECC8"/>
    <w:lvl w:ilvl="0" w:tplc="942CBE94">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0715AC"/>
    <w:multiLevelType w:val="hybridMultilevel"/>
    <w:tmpl w:val="F9DC05FE"/>
    <w:lvl w:ilvl="0" w:tplc="CABE6E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706B0F"/>
    <w:multiLevelType w:val="hybridMultilevel"/>
    <w:tmpl w:val="B62C4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492350"/>
    <w:multiLevelType w:val="hybridMultilevel"/>
    <w:tmpl w:val="B71EA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70D4F"/>
    <w:multiLevelType w:val="hybridMultilevel"/>
    <w:tmpl w:val="13DC6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86674F"/>
    <w:multiLevelType w:val="hybridMultilevel"/>
    <w:tmpl w:val="3F82BC02"/>
    <w:lvl w:ilvl="0" w:tplc="0409000F">
      <w:start w:val="1"/>
      <w:numFmt w:val="decimal"/>
      <w:lvlText w:val="%1."/>
      <w:lvlJc w:val="left"/>
      <w:pPr>
        <w:ind w:left="720" w:hanging="360"/>
      </w:pPr>
      <w:rPr>
        <w:rFonts w:hint="default"/>
      </w:r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7D61D8"/>
    <w:multiLevelType w:val="hybridMultilevel"/>
    <w:tmpl w:val="D64EF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090915"/>
    <w:multiLevelType w:val="hybridMultilevel"/>
    <w:tmpl w:val="FFDE7C4A"/>
    <w:lvl w:ilvl="0" w:tplc="9948FE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D43AF3"/>
    <w:multiLevelType w:val="hybridMultilevel"/>
    <w:tmpl w:val="29E48F0A"/>
    <w:lvl w:ilvl="0" w:tplc="EADA440E">
      <w:start w:val="1"/>
      <w:numFmt w:val="lowerLetter"/>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C4208"/>
    <w:multiLevelType w:val="hybridMultilevel"/>
    <w:tmpl w:val="D098C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A018DE"/>
    <w:multiLevelType w:val="hybridMultilevel"/>
    <w:tmpl w:val="CA4C54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FD08DA"/>
    <w:multiLevelType w:val="hybridMultilevel"/>
    <w:tmpl w:val="525CFA68"/>
    <w:lvl w:ilvl="0" w:tplc="DA5C7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EF142AF"/>
    <w:multiLevelType w:val="hybridMultilevel"/>
    <w:tmpl w:val="FC20F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027409"/>
    <w:multiLevelType w:val="hybridMultilevel"/>
    <w:tmpl w:val="9A5C623E"/>
    <w:lvl w:ilvl="0" w:tplc="E29036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4F2182C"/>
    <w:multiLevelType w:val="hybridMultilevel"/>
    <w:tmpl w:val="03E2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5B2375"/>
    <w:multiLevelType w:val="hybridMultilevel"/>
    <w:tmpl w:val="F0823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CF1D45"/>
    <w:multiLevelType w:val="hybridMultilevel"/>
    <w:tmpl w:val="18805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2E448E"/>
    <w:multiLevelType w:val="hybridMultilevel"/>
    <w:tmpl w:val="CFBAD2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840545"/>
    <w:multiLevelType w:val="hybridMultilevel"/>
    <w:tmpl w:val="023E7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852DF5"/>
    <w:multiLevelType w:val="hybridMultilevel"/>
    <w:tmpl w:val="E7AEB6B0"/>
    <w:lvl w:ilvl="0" w:tplc="6742C3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B31BB0"/>
    <w:multiLevelType w:val="hybridMultilevel"/>
    <w:tmpl w:val="C8B2F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67EB4"/>
    <w:multiLevelType w:val="hybridMultilevel"/>
    <w:tmpl w:val="DBA292FE"/>
    <w:lvl w:ilvl="0" w:tplc="63B48C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20298B"/>
    <w:multiLevelType w:val="hybridMultilevel"/>
    <w:tmpl w:val="BB9E22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811232"/>
    <w:multiLevelType w:val="hybridMultilevel"/>
    <w:tmpl w:val="1AF69E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E22B08"/>
    <w:multiLevelType w:val="hybridMultilevel"/>
    <w:tmpl w:val="945E6D82"/>
    <w:lvl w:ilvl="0" w:tplc="F8B49D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CE032B"/>
    <w:multiLevelType w:val="hybridMultilevel"/>
    <w:tmpl w:val="6D8020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2C33D9"/>
    <w:multiLevelType w:val="hybridMultilevel"/>
    <w:tmpl w:val="33EC6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20090C"/>
    <w:multiLevelType w:val="hybridMultilevel"/>
    <w:tmpl w:val="E7FA00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376002"/>
    <w:multiLevelType w:val="hybridMultilevel"/>
    <w:tmpl w:val="BFB8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3"/>
  </w:num>
  <w:num w:numId="3">
    <w:abstractNumId w:val="3"/>
  </w:num>
  <w:num w:numId="4">
    <w:abstractNumId w:val="14"/>
  </w:num>
  <w:num w:numId="5">
    <w:abstractNumId w:val="22"/>
  </w:num>
  <w:num w:numId="6">
    <w:abstractNumId w:val="28"/>
  </w:num>
  <w:num w:numId="7">
    <w:abstractNumId w:val="17"/>
  </w:num>
  <w:num w:numId="8">
    <w:abstractNumId w:val="16"/>
  </w:num>
  <w:num w:numId="9">
    <w:abstractNumId w:val="27"/>
  </w:num>
  <w:num w:numId="10">
    <w:abstractNumId w:val="15"/>
  </w:num>
  <w:num w:numId="11">
    <w:abstractNumId w:val="20"/>
  </w:num>
  <w:num w:numId="12">
    <w:abstractNumId w:val="6"/>
  </w:num>
  <w:num w:numId="13">
    <w:abstractNumId w:val="12"/>
  </w:num>
  <w:num w:numId="14">
    <w:abstractNumId w:val="21"/>
  </w:num>
  <w:num w:numId="15">
    <w:abstractNumId w:val="8"/>
  </w:num>
  <w:num w:numId="16">
    <w:abstractNumId w:val="7"/>
  </w:num>
  <w:num w:numId="17">
    <w:abstractNumId w:val="5"/>
  </w:num>
  <w:num w:numId="18">
    <w:abstractNumId w:val="23"/>
  </w:num>
  <w:num w:numId="19">
    <w:abstractNumId w:val="24"/>
  </w:num>
  <w:num w:numId="20">
    <w:abstractNumId w:val="1"/>
  </w:num>
  <w:num w:numId="21">
    <w:abstractNumId w:val="0"/>
  </w:num>
  <w:num w:numId="22">
    <w:abstractNumId w:val="19"/>
  </w:num>
  <w:num w:numId="23">
    <w:abstractNumId w:val="26"/>
  </w:num>
  <w:num w:numId="24">
    <w:abstractNumId w:val="9"/>
  </w:num>
  <w:num w:numId="25">
    <w:abstractNumId w:val="25"/>
  </w:num>
  <w:num w:numId="26">
    <w:abstractNumId w:val="2"/>
  </w:num>
  <w:num w:numId="27">
    <w:abstractNumId w:val="10"/>
  </w:num>
  <w:num w:numId="28">
    <w:abstractNumId w:val="11"/>
  </w:num>
  <w:num w:numId="29">
    <w:abstractNumId w:val="18"/>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Oleinik">
    <w15:presenceInfo w15:providerId="AD" w15:userId="S::jamesol@microsoft.com::f60ccf6f-7579-4f92-968b-2920473c966b"/>
  </w15:person>
  <w15:person w15:author="Denise Moran">
    <w15:presenceInfo w15:providerId="AD" w15:userId="S::demora@microsoft.com::a9f34b89-b7f2-48ef-a3ca-1c435bc655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431205"/>
    <w:rsid w:val="00000152"/>
    <w:rsid w:val="00000453"/>
    <w:rsid w:val="00000662"/>
    <w:rsid w:val="00000B37"/>
    <w:rsid w:val="000022D8"/>
    <w:rsid w:val="00002CEB"/>
    <w:rsid w:val="000034C5"/>
    <w:rsid w:val="0000563E"/>
    <w:rsid w:val="0000664D"/>
    <w:rsid w:val="00007470"/>
    <w:rsid w:val="00010691"/>
    <w:rsid w:val="00010F41"/>
    <w:rsid w:val="00011E5C"/>
    <w:rsid w:val="0001299E"/>
    <w:rsid w:val="000129DC"/>
    <w:rsid w:val="00014EBE"/>
    <w:rsid w:val="00020513"/>
    <w:rsid w:val="00020646"/>
    <w:rsid w:val="00020DDD"/>
    <w:rsid w:val="00020E83"/>
    <w:rsid w:val="000251DF"/>
    <w:rsid w:val="000251F3"/>
    <w:rsid w:val="0002539E"/>
    <w:rsid w:val="000269ED"/>
    <w:rsid w:val="00026E97"/>
    <w:rsid w:val="00026E9F"/>
    <w:rsid w:val="000271FC"/>
    <w:rsid w:val="00027476"/>
    <w:rsid w:val="00027880"/>
    <w:rsid w:val="00030963"/>
    <w:rsid w:val="000313E1"/>
    <w:rsid w:val="0003218A"/>
    <w:rsid w:val="00032383"/>
    <w:rsid w:val="000325F0"/>
    <w:rsid w:val="0003281B"/>
    <w:rsid w:val="00033B35"/>
    <w:rsid w:val="00035F2D"/>
    <w:rsid w:val="00036C1F"/>
    <w:rsid w:val="000370BC"/>
    <w:rsid w:val="00037234"/>
    <w:rsid w:val="0004160D"/>
    <w:rsid w:val="00041A83"/>
    <w:rsid w:val="00042491"/>
    <w:rsid w:val="000453F3"/>
    <w:rsid w:val="00046396"/>
    <w:rsid w:val="00050D62"/>
    <w:rsid w:val="000510B7"/>
    <w:rsid w:val="00051794"/>
    <w:rsid w:val="000522B4"/>
    <w:rsid w:val="00052E06"/>
    <w:rsid w:val="00052F9E"/>
    <w:rsid w:val="0005345D"/>
    <w:rsid w:val="000540EB"/>
    <w:rsid w:val="00061630"/>
    <w:rsid w:val="00061688"/>
    <w:rsid w:val="000628E5"/>
    <w:rsid w:val="00064ACF"/>
    <w:rsid w:val="00065F53"/>
    <w:rsid w:val="000673D4"/>
    <w:rsid w:val="00067A2F"/>
    <w:rsid w:val="00070D17"/>
    <w:rsid w:val="00072288"/>
    <w:rsid w:val="00072C4A"/>
    <w:rsid w:val="00072D7F"/>
    <w:rsid w:val="00072E30"/>
    <w:rsid w:val="00073095"/>
    <w:rsid w:val="0007338C"/>
    <w:rsid w:val="0007409E"/>
    <w:rsid w:val="00075685"/>
    <w:rsid w:val="00080A90"/>
    <w:rsid w:val="00081ED8"/>
    <w:rsid w:val="0008264A"/>
    <w:rsid w:val="00082D69"/>
    <w:rsid w:val="00083991"/>
    <w:rsid w:val="000850BE"/>
    <w:rsid w:val="00085F26"/>
    <w:rsid w:val="000863E7"/>
    <w:rsid w:val="00086490"/>
    <w:rsid w:val="00087052"/>
    <w:rsid w:val="00092047"/>
    <w:rsid w:val="000925E8"/>
    <w:rsid w:val="0009295C"/>
    <w:rsid w:val="000933C5"/>
    <w:rsid w:val="0009393B"/>
    <w:rsid w:val="000945E0"/>
    <w:rsid w:val="00095B6C"/>
    <w:rsid w:val="00096162"/>
    <w:rsid w:val="000969ED"/>
    <w:rsid w:val="00097A4C"/>
    <w:rsid w:val="000A1A6E"/>
    <w:rsid w:val="000A2936"/>
    <w:rsid w:val="000A50ED"/>
    <w:rsid w:val="000A5368"/>
    <w:rsid w:val="000A5853"/>
    <w:rsid w:val="000A5ADA"/>
    <w:rsid w:val="000A5C01"/>
    <w:rsid w:val="000B2B2D"/>
    <w:rsid w:val="000B311C"/>
    <w:rsid w:val="000B3AA6"/>
    <w:rsid w:val="000B3F1A"/>
    <w:rsid w:val="000B4872"/>
    <w:rsid w:val="000B7226"/>
    <w:rsid w:val="000B7953"/>
    <w:rsid w:val="000C11EE"/>
    <w:rsid w:val="000C1444"/>
    <w:rsid w:val="000C2233"/>
    <w:rsid w:val="000C29ED"/>
    <w:rsid w:val="000C31CE"/>
    <w:rsid w:val="000C3E17"/>
    <w:rsid w:val="000C4260"/>
    <w:rsid w:val="000C6515"/>
    <w:rsid w:val="000C6A32"/>
    <w:rsid w:val="000D0306"/>
    <w:rsid w:val="000D231F"/>
    <w:rsid w:val="000D2700"/>
    <w:rsid w:val="000D3209"/>
    <w:rsid w:val="000E051A"/>
    <w:rsid w:val="000E16EA"/>
    <w:rsid w:val="000E2833"/>
    <w:rsid w:val="000E30ED"/>
    <w:rsid w:val="000E3580"/>
    <w:rsid w:val="000E3D24"/>
    <w:rsid w:val="000E53FF"/>
    <w:rsid w:val="000E70B7"/>
    <w:rsid w:val="000E7B7B"/>
    <w:rsid w:val="000F05D7"/>
    <w:rsid w:val="000F175C"/>
    <w:rsid w:val="000F23FD"/>
    <w:rsid w:val="000F2B5A"/>
    <w:rsid w:val="000F4237"/>
    <w:rsid w:val="000F474E"/>
    <w:rsid w:val="000F699D"/>
    <w:rsid w:val="000F6A70"/>
    <w:rsid w:val="00101073"/>
    <w:rsid w:val="00101934"/>
    <w:rsid w:val="00102130"/>
    <w:rsid w:val="00104203"/>
    <w:rsid w:val="00104423"/>
    <w:rsid w:val="00104DE3"/>
    <w:rsid w:val="0010572F"/>
    <w:rsid w:val="00105801"/>
    <w:rsid w:val="001103FF"/>
    <w:rsid w:val="00111F17"/>
    <w:rsid w:val="0011571B"/>
    <w:rsid w:val="001167C6"/>
    <w:rsid w:val="001178F1"/>
    <w:rsid w:val="001206AC"/>
    <w:rsid w:val="00120E40"/>
    <w:rsid w:val="0012144C"/>
    <w:rsid w:val="00122FAD"/>
    <w:rsid w:val="001236EF"/>
    <w:rsid w:val="00123B6C"/>
    <w:rsid w:val="00123B78"/>
    <w:rsid w:val="00124964"/>
    <w:rsid w:val="00124DDF"/>
    <w:rsid w:val="001257D4"/>
    <w:rsid w:val="0012588F"/>
    <w:rsid w:val="00126F6A"/>
    <w:rsid w:val="001300E7"/>
    <w:rsid w:val="00131C08"/>
    <w:rsid w:val="0013480A"/>
    <w:rsid w:val="00136A96"/>
    <w:rsid w:val="001372F2"/>
    <w:rsid w:val="001407D1"/>
    <w:rsid w:val="00141192"/>
    <w:rsid w:val="00141732"/>
    <w:rsid w:val="00143188"/>
    <w:rsid w:val="00144DA0"/>
    <w:rsid w:val="0014602F"/>
    <w:rsid w:val="00146FE9"/>
    <w:rsid w:val="00147F59"/>
    <w:rsid w:val="001500A2"/>
    <w:rsid w:val="00150F9B"/>
    <w:rsid w:val="00151430"/>
    <w:rsid w:val="00152B7F"/>
    <w:rsid w:val="00152CE6"/>
    <w:rsid w:val="001538DF"/>
    <w:rsid w:val="00153D80"/>
    <w:rsid w:val="001541AE"/>
    <w:rsid w:val="00155159"/>
    <w:rsid w:val="00156A21"/>
    <w:rsid w:val="00156F8F"/>
    <w:rsid w:val="00161647"/>
    <w:rsid w:val="00161AF1"/>
    <w:rsid w:val="00161D3E"/>
    <w:rsid w:val="001624B4"/>
    <w:rsid w:val="00163534"/>
    <w:rsid w:val="00165D39"/>
    <w:rsid w:val="00166A7B"/>
    <w:rsid w:val="00167FF3"/>
    <w:rsid w:val="001701E9"/>
    <w:rsid w:val="00172021"/>
    <w:rsid w:val="001724C3"/>
    <w:rsid w:val="00173A36"/>
    <w:rsid w:val="001740FB"/>
    <w:rsid w:val="00174780"/>
    <w:rsid w:val="00174B6D"/>
    <w:rsid w:val="001751C6"/>
    <w:rsid w:val="001752E2"/>
    <w:rsid w:val="00175DC8"/>
    <w:rsid w:val="00176EB9"/>
    <w:rsid w:val="001778AB"/>
    <w:rsid w:val="00177B50"/>
    <w:rsid w:val="001803C5"/>
    <w:rsid w:val="0018069C"/>
    <w:rsid w:val="001823B0"/>
    <w:rsid w:val="001827EE"/>
    <w:rsid w:val="00182BA1"/>
    <w:rsid w:val="001839F3"/>
    <w:rsid w:val="00183A14"/>
    <w:rsid w:val="0018513E"/>
    <w:rsid w:val="00186BB4"/>
    <w:rsid w:val="00186D96"/>
    <w:rsid w:val="00191724"/>
    <w:rsid w:val="001923AB"/>
    <w:rsid w:val="00194D09"/>
    <w:rsid w:val="00196198"/>
    <w:rsid w:val="00197F75"/>
    <w:rsid w:val="001A144B"/>
    <w:rsid w:val="001A17FF"/>
    <w:rsid w:val="001A1E0E"/>
    <w:rsid w:val="001A35A1"/>
    <w:rsid w:val="001A3A3B"/>
    <w:rsid w:val="001A3F0D"/>
    <w:rsid w:val="001A4C9D"/>
    <w:rsid w:val="001A4F8A"/>
    <w:rsid w:val="001A6672"/>
    <w:rsid w:val="001A7401"/>
    <w:rsid w:val="001B074A"/>
    <w:rsid w:val="001B1D85"/>
    <w:rsid w:val="001B24A2"/>
    <w:rsid w:val="001B382E"/>
    <w:rsid w:val="001B38C9"/>
    <w:rsid w:val="001B4C34"/>
    <w:rsid w:val="001B5721"/>
    <w:rsid w:val="001B6526"/>
    <w:rsid w:val="001B69F0"/>
    <w:rsid w:val="001B712D"/>
    <w:rsid w:val="001B7A4D"/>
    <w:rsid w:val="001C0548"/>
    <w:rsid w:val="001C16A2"/>
    <w:rsid w:val="001C18D6"/>
    <w:rsid w:val="001C2A80"/>
    <w:rsid w:val="001C621B"/>
    <w:rsid w:val="001C6B04"/>
    <w:rsid w:val="001C72E3"/>
    <w:rsid w:val="001D1BAE"/>
    <w:rsid w:val="001D2829"/>
    <w:rsid w:val="001D3ED2"/>
    <w:rsid w:val="001D443B"/>
    <w:rsid w:val="001D4518"/>
    <w:rsid w:val="001D5083"/>
    <w:rsid w:val="001D6B15"/>
    <w:rsid w:val="001E0371"/>
    <w:rsid w:val="001E0DC0"/>
    <w:rsid w:val="001E1D1B"/>
    <w:rsid w:val="001E1FCF"/>
    <w:rsid w:val="001E341A"/>
    <w:rsid w:val="001E3998"/>
    <w:rsid w:val="001E439A"/>
    <w:rsid w:val="001E53F2"/>
    <w:rsid w:val="001E69FA"/>
    <w:rsid w:val="001F02E9"/>
    <w:rsid w:val="001F0914"/>
    <w:rsid w:val="001F0AFD"/>
    <w:rsid w:val="001F2C21"/>
    <w:rsid w:val="001F6DCD"/>
    <w:rsid w:val="001F6FB6"/>
    <w:rsid w:val="0020009A"/>
    <w:rsid w:val="0020051F"/>
    <w:rsid w:val="002048A6"/>
    <w:rsid w:val="0020643F"/>
    <w:rsid w:val="002069E3"/>
    <w:rsid w:val="00206E8E"/>
    <w:rsid w:val="0021040F"/>
    <w:rsid w:val="002108F9"/>
    <w:rsid w:val="002124E1"/>
    <w:rsid w:val="002131EC"/>
    <w:rsid w:val="00214121"/>
    <w:rsid w:val="00214A4F"/>
    <w:rsid w:val="00215612"/>
    <w:rsid w:val="00215C1B"/>
    <w:rsid w:val="0021658D"/>
    <w:rsid w:val="00216D6D"/>
    <w:rsid w:val="002224D1"/>
    <w:rsid w:val="00222C3D"/>
    <w:rsid w:val="002248E1"/>
    <w:rsid w:val="00224A20"/>
    <w:rsid w:val="00225414"/>
    <w:rsid w:val="0022606E"/>
    <w:rsid w:val="002262AA"/>
    <w:rsid w:val="002277FF"/>
    <w:rsid w:val="002305E8"/>
    <w:rsid w:val="00230C07"/>
    <w:rsid w:val="0023174A"/>
    <w:rsid w:val="00231A47"/>
    <w:rsid w:val="00233448"/>
    <w:rsid w:val="00234FFA"/>
    <w:rsid w:val="002350FD"/>
    <w:rsid w:val="00235B7A"/>
    <w:rsid w:val="00237AE3"/>
    <w:rsid w:val="00241948"/>
    <w:rsid w:val="00241DA3"/>
    <w:rsid w:val="00242C52"/>
    <w:rsid w:val="00242F56"/>
    <w:rsid w:val="00244797"/>
    <w:rsid w:val="00244BBA"/>
    <w:rsid w:val="00245B00"/>
    <w:rsid w:val="00246745"/>
    <w:rsid w:val="002474F2"/>
    <w:rsid w:val="00247A78"/>
    <w:rsid w:val="002555D7"/>
    <w:rsid w:val="00256DDD"/>
    <w:rsid w:val="0025772E"/>
    <w:rsid w:val="00257D95"/>
    <w:rsid w:val="00260A17"/>
    <w:rsid w:val="0026236B"/>
    <w:rsid w:val="00262BBD"/>
    <w:rsid w:val="00263C01"/>
    <w:rsid w:val="00264177"/>
    <w:rsid w:val="002657DF"/>
    <w:rsid w:val="00267422"/>
    <w:rsid w:val="00270664"/>
    <w:rsid w:val="002715AE"/>
    <w:rsid w:val="002721D0"/>
    <w:rsid w:val="00273198"/>
    <w:rsid w:val="002747A1"/>
    <w:rsid w:val="002762EE"/>
    <w:rsid w:val="00276527"/>
    <w:rsid w:val="002770A8"/>
    <w:rsid w:val="002804F4"/>
    <w:rsid w:val="00282502"/>
    <w:rsid w:val="00282B7B"/>
    <w:rsid w:val="00283BBA"/>
    <w:rsid w:val="00285EA5"/>
    <w:rsid w:val="0028794E"/>
    <w:rsid w:val="00287CB9"/>
    <w:rsid w:val="002919F7"/>
    <w:rsid w:val="0029586D"/>
    <w:rsid w:val="0029658D"/>
    <w:rsid w:val="00297D14"/>
    <w:rsid w:val="002A1CD2"/>
    <w:rsid w:val="002A1EC7"/>
    <w:rsid w:val="002A338B"/>
    <w:rsid w:val="002A5692"/>
    <w:rsid w:val="002A597E"/>
    <w:rsid w:val="002A5C99"/>
    <w:rsid w:val="002A640F"/>
    <w:rsid w:val="002A686A"/>
    <w:rsid w:val="002B163C"/>
    <w:rsid w:val="002B25FA"/>
    <w:rsid w:val="002B3132"/>
    <w:rsid w:val="002B3C84"/>
    <w:rsid w:val="002B4E74"/>
    <w:rsid w:val="002B4EDD"/>
    <w:rsid w:val="002B7856"/>
    <w:rsid w:val="002C138B"/>
    <w:rsid w:val="002C1EF0"/>
    <w:rsid w:val="002C2572"/>
    <w:rsid w:val="002C299E"/>
    <w:rsid w:val="002C3311"/>
    <w:rsid w:val="002D085E"/>
    <w:rsid w:val="002D1829"/>
    <w:rsid w:val="002D214A"/>
    <w:rsid w:val="002D217A"/>
    <w:rsid w:val="002D329A"/>
    <w:rsid w:val="002D4CA0"/>
    <w:rsid w:val="002D5C9B"/>
    <w:rsid w:val="002D6D5F"/>
    <w:rsid w:val="002D707B"/>
    <w:rsid w:val="002D7C8B"/>
    <w:rsid w:val="002E0BC0"/>
    <w:rsid w:val="002E2608"/>
    <w:rsid w:val="002E2C96"/>
    <w:rsid w:val="002E2DF6"/>
    <w:rsid w:val="002E482B"/>
    <w:rsid w:val="002E4AF9"/>
    <w:rsid w:val="002E5C50"/>
    <w:rsid w:val="002E6706"/>
    <w:rsid w:val="002E74F4"/>
    <w:rsid w:val="002E791A"/>
    <w:rsid w:val="002E7ACC"/>
    <w:rsid w:val="002F1014"/>
    <w:rsid w:val="002F1893"/>
    <w:rsid w:val="002F1B61"/>
    <w:rsid w:val="002F1EEE"/>
    <w:rsid w:val="002F24F3"/>
    <w:rsid w:val="002F2B7F"/>
    <w:rsid w:val="002F3253"/>
    <w:rsid w:val="002F40FA"/>
    <w:rsid w:val="0030346A"/>
    <w:rsid w:val="00303F3B"/>
    <w:rsid w:val="00307670"/>
    <w:rsid w:val="00307F7E"/>
    <w:rsid w:val="00310947"/>
    <w:rsid w:val="00310BB5"/>
    <w:rsid w:val="003121A9"/>
    <w:rsid w:val="0031375C"/>
    <w:rsid w:val="0031382E"/>
    <w:rsid w:val="00313B21"/>
    <w:rsid w:val="003145FC"/>
    <w:rsid w:val="003147C0"/>
    <w:rsid w:val="00315394"/>
    <w:rsid w:val="00315C2D"/>
    <w:rsid w:val="00316621"/>
    <w:rsid w:val="0032029E"/>
    <w:rsid w:val="00320353"/>
    <w:rsid w:val="0032045D"/>
    <w:rsid w:val="00320906"/>
    <w:rsid w:val="00320CD8"/>
    <w:rsid w:val="00325ADF"/>
    <w:rsid w:val="00326BEF"/>
    <w:rsid w:val="00326E16"/>
    <w:rsid w:val="003278E7"/>
    <w:rsid w:val="003327C1"/>
    <w:rsid w:val="00332F69"/>
    <w:rsid w:val="00332FFD"/>
    <w:rsid w:val="00333FB6"/>
    <w:rsid w:val="00334791"/>
    <w:rsid w:val="00335647"/>
    <w:rsid w:val="00336565"/>
    <w:rsid w:val="00336DFC"/>
    <w:rsid w:val="00336FA9"/>
    <w:rsid w:val="003402F8"/>
    <w:rsid w:val="00340A39"/>
    <w:rsid w:val="003432C2"/>
    <w:rsid w:val="00345D8C"/>
    <w:rsid w:val="003467C4"/>
    <w:rsid w:val="00347289"/>
    <w:rsid w:val="00347369"/>
    <w:rsid w:val="00350E76"/>
    <w:rsid w:val="00351AED"/>
    <w:rsid w:val="00351B98"/>
    <w:rsid w:val="003521E3"/>
    <w:rsid w:val="00352C64"/>
    <w:rsid w:val="003548A0"/>
    <w:rsid w:val="0035658F"/>
    <w:rsid w:val="00357FE5"/>
    <w:rsid w:val="003602B5"/>
    <w:rsid w:val="003606FB"/>
    <w:rsid w:val="00361032"/>
    <w:rsid w:val="00362144"/>
    <w:rsid w:val="00362806"/>
    <w:rsid w:val="00366057"/>
    <w:rsid w:val="00366BB9"/>
    <w:rsid w:val="00367F72"/>
    <w:rsid w:val="003706B0"/>
    <w:rsid w:val="00370FCB"/>
    <w:rsid w:val="0037177A"/>
    <w:rsid w:val="00371F61"/>
    <w:rsid w:val="00373C23"/>
    <w:rsid w:val="00373C59"/>
    <w:rsid w:val="00373D7C"/>
    <w:rsid w:val="003746F1"/>
    <w:rsid w:val="00375607"/>
    <w:rsid w:val="00375A8D"/>
    <w:rsid w:val="003813BD"/>
    <w:rsid w:val="00383C0C"/>
    <w:rsid w:val="00385733"/>
    <w:rsid w:val="0039142C"/>
    <w:rsid w:val="00394049"/>
    <w:rsid w:val="00394200"/>
    <w:rsid w:val="00397E5F"/>
    <w:rsid w:val="00397EAC"/>
    <w:rsid w:val="003A04A0"/>
    <w:rsid w:val="003A096C"/>
    <w:rsid w:val="003A3D98"/>
    <w:rsid w:val="003A44CA"/>
    <w:rsid w:val="003A4762"/>
    <w:rsid w:val="003A49BE"/>
    <w:rsid w:val="003A538A"/>
    <w:rsid w:val="003A59B7"/>
    <w:rsid w:val="003A63AF"/>
    <w:rsid w:val="003A6A7B"/>
    <w:rsid w:val="003A74EB"/>
    <w:rsid w:val="003A7B72"/>
    <w:rsid w:val="003A7DFE"/>
    <w:rsid w:val="003B037D"/>
    <w:rsid w:val="003B07AD"/>
    <w:rsid w:val="003B1505"/>
    <w:rsid w:val="003B15F8"/>
    <w:rsid w:val="003B47A6"/>
    <w:rsid w:val="003B4DE5"/>
    <w:rsid w:val="003B4E0A"/>
    <w:rsid w:val="003B6964"/>
    <w:rsid w:val="003C0B25"/>
    <w:rsid w:val="003C14DE"/>
    <w:rsid w:val="003C493F"/>
    <w:rsid w:val="003C6453"/>
    <w:rsid w:val="003C69B0"/>
    <w:rsid w:val="003C7E84"/>
    <w:rsid w:val="003D0155"/>
    <w:rsid w:val="003D02AB"/>
    <w:rsid w:val="003D0FDE"/>
    <w:rsid w:val="003D2FD6"/>
    <w:rsid w:val="003D3DD2"/>
    <w:rsid w:val="003D4C6F"/>
    <w:rsid w:val="003D67FC"/>
    <w:rsid w:val="003D73AF"/>
    <w:rsid w:val="003D7FB1"/>
    <w:rsid w:val="003E150A"/>
    <w:rsid w:val="003E3625"/>
    <w:rsid w:val="003E7AA3"/>
    <w:rsid w:val="003F0F6A"/>
    <w:rsid w:val="003F13FF"/>
    <w:rsid w:val="003F2901"/>
    <w:rsid w:val="003F3179"/>
    <w:rsid w:val="003F32F9"/>
    <w:rsid w:val="003F42D0"/>
    <w:rsid w:val="003F47EA"/>
    <w:rsid w:val="003F5E64"/>
    <w:rsid w:val="00400576"/>
    <w:rsid w:val="00400B87"/>
    <w:rsid w:val="004023E4"/>
    <w:rsid w:val="00402DC2"/>
    <w:rsid w:val="00403343"/>
    <w:rsid w:val="00403357"/>
    <w:rsid w:val="004038E5"/>
    <w:rsid w:val="00403C64"/>
    <w:rsid w:val="00407036"/>
    <w:rsid w:val="004072AC"/>
    <w:rsid w:val="0040752A"/>
    <w:rsid w:val="004105AD"/>
    <w:rsid w:val="00411756"/>
    <w:rsid w:val="00411FDB"/>
    <w:rsid w:val="00413ED8"/>
    <w:rsid w:val="00414062"/>
    <w:rsid w:val="00415C81"/>
    <w:rsid w:val="00415DF0"/>
    <w:rsid w:val="004169B2"/>
    <w:rsid w:val="0041775D"/>
    <w:rsid w:val="00420A00"/>
    <w:rsid w:val="00420A50"/>
    <w:rsid w:val="00422FD4"/>
    <w:rsid w:val="0042304B"/>
    <w:rsid w:val="004230B2"/>
    <w:rsid w:val="00424B12"/>
    <w:rsid w:val="0042633A"/>
    <w:rsid w:val="00426571"/>
    <w:rsid w:val="0042796B"/>
    <w:rsid w:val="00430053"/>
    <w:rsid w:val="004304B0"/>
    <w:rsid w:val="004308EE"/>
    <w:rsid w:val="00431F0D"/>
    <w:rsid w:val="004332DF"/>
    <w:rsid w:val="00433EA0"/>
    <w:rsid w:val="004346CE"/>
    <w:rsid w:val="00435715"/>
    <w:rsid w:val="0043683B"/>
    <w:rsid w:val="004374A4"/>
    <w:rsid w:val="00437A3C"/>
    <w:rsid w:val="00437D4E"/>
    <w:rsid w:val="00442EC0"/>
    <w:rsid w:val="0044310A"/>
    <w:rsid w:val="0044318A"/>
    <w:rsid w:val="00443514"/>
    <w:rsid w:val="004437D6"/>
    <w:rsid w:val="00444302"/>
    <w:rsid w:val="0044541C"/>
    <w:rsid w:val="004459AE"/>
    <w:rsid w:val="00446D76"/>
    <w:rsid w:val="0044769E"/>
    <w:rsid w:val="004504F2"/>
    <w:rsid w:val="0045064C"/>
    <w:rsid w:val="00450BB4"/>
    <w:rsid w:val="00453511"/>
    <w:rsid w:val="0045366A"/>
    <w:rsid w:val="00453921"/>
    <w:rsid w:val="0045517F"/>
    <w:rsid w:val="00456443"/>
    <w:rsid w:val="00456F0B"/>
    <w:rsid w:val="00457E78"/>
    <w:rsid w:val="004615C9"/>
    <w:rsid w:val="00463273"/>
    <w:rsid w:val="0046476D"/>
    <w:rsid w:val="0046522D"/>
    <w:rsid w:val="0046625C"/>
    <w:rsid w:val="00466B5B"/>
    <w:rsid w:val="00472A34"/>
    <w:rsid w:val="0047369F"/>
    <w:rsid w:val="00473BE5"/>
    <w:rsid w:val="00474FC8"/>
    <w:rsid w:val="004765B8"/>
    <w:rsid w:val="00477468"/>
    <w:rsid w:val="00480BEF"/>
    <w:rsid w:val="00481E50"/>
    <w:rsid w:val="00482610"/>
    <w:rsid w:val="0048329B"/>
    <w:rsid w:val="004836BD"/>
    <w:rsid w:val="00483A79"/>
    <w:rsid w:val="00485530"/>
    <w:rsid w:val="00490EEB"/>
    <w:rsid w:val="00491397"/>
    <w:rsid w:val="0049487F"/>
    <w:rsid w:val="00494A25"/>
    <w:rsid w:val="004960E7"/>
    <w:rsid w:val="00496605"/>
    <w:rsid w:val="004976EF"/>
    <w:rsid w:val="004A0A44"/>
    <w:rsid w:val="004A1241"/>
    <w:rsid w:val="004A1290"/>
    <w:rsid w:val="004A3F89"/>
    <w:rsid w:val="004B002B"/>
    <w:rsid w:val="004B0576"/>
    <w:rsid w:val="004B10E4"/>
    <w:rsid w:val="004B1198"/>
    <w:rsid w:val="004B172A"/>
    <w:rsid w:val="004B37BB"/>
    <w:rsid w:val="004B40CD"/>
    <w:rsid w:val="004B4DE6"/>
    <w:rsid w:val="004B56A8"/>
    <w:rsid w:val="004B7A87"/>
    <w:rsid w:val="004C0FF1"/>
    <w:rsid w:val="004C202B"/>
    <w:rsid w:val="004C37F2"/>
    <w:rsid w:val="004C49C9"/>
    <w:rsid w:val="004C4B05"/>
    <w:rsid w:val="004C506C"/>
    <w:rsid w:val="004C54EC"/>
    <w:rsid w:val="004C5A27"/>
    <w:rsid w:val="004C7760"/>
    <w:rsid w:val="004D0635"/>
    <w:rsid w:val="004D45A6"/>
    <w:rsid w:val="004D4F99"/>
    <w:rsid w:val="004D578B"/>
    <w:rsid w:val="004D5C75"/>
    <w:rsid w:val="004D699E"/>
    <w:rsid w:val="004D6CFD"/>
    <w:rsid w:val="004D7304"/>
    <w:rsid w:val="004E009F"/>
    <w:rsid w:val="004E215F"/>
    <w:rsid w:val="004E2642"/>
    <w:rsid w:val="004E56EC"/>
    <w:rsid w:val="004E58D1"/>
    <w:rsid w:val="004E608C"/>
    <w:rsid w:val="004E63BE"/>
    <w:rsid w:val="004E790D"/>
    <w:rsid w:val="004E7F98"/>
    <w:rsid w:val="004F0D80"/>
    <w:rsid w:val="004F2742"/>
    <w:rsid w:val="004F44CC"/>
    <w:rsid w:val="004F4A3F"/>
    <w:rsid w:val="004F5551"/>
    <w:rsid w:val="004F57F1"/>
    <w:rsid w:val="004F6C43"/>
    <w:rsid w:val="004F7452"/>
    <w:rsid w:val="0050046A"/>
    <w:rsid w:val="00500F6D"/>
    <w:rsid w:val="005010CA"/>
    <w:rsid w:val="005014A0"/>
    <w:rsid w:val="0050272C"/>
    <w:rsid w:val="0050362B"/>
    <w:rsid w:val="0050491F"/>
    <w:rsid w:val="00505ADF"/>
    <w:rsid w:val="00506650"/>
    <w:rsid w:val="005068F0"/>
    <w:rsid w:val="00506969"/>
    <w:rsid w:val="005078EE"/>
    <w:rsid w:val="005119C8"/>
    <w:rsid w:val="00512A83"/>
    <w:rsid w:val="00512AC2"/>
    <w:rsid w:val="005130A6"/>
    <w:rsid w:val="005130DB"/>
    <w:rsid w:val="005136E7"/>
    <w:rsid w:val="00513ADC"/>
    <w:rsid w:val="00513F0D"/>
    <w:rsid w:val="00514A5B"/>
    <w:rsid w:val="00514B0E"/>
    <w:rsid w:val="00515C48"/>
    <w:rsid w:val="005160E3"/>
    <w:rsid w:val="00516F93"/>
    <w:rsid w:val="00520623"/>
    <w:rsid w:val="00520742"/>
    <w:rsid w:val="00522F13"/>
    <w:rsid w:val="00525BFB"/>
    <w:rsid w:val="00527BA5"/>
    <w:rsid w:val="00530015"/>
    <w:rsid w:val="0053108E"/>
    <w:rsid w:val="0053112E"/>
    <w:rsid w:val="0053174B"/>
    <w:rsid w:val="005341D0"/>
    <w:rsid w:val="005346FF"/>
    <w:rsid w:val="00535B86"/>
    <w:rsid w:val="00535CF1"/>
    <w:rsid w:val="00536750"/>
    <w:rsid w:val="00540717"/>
    <w:rsid w:val="00541D1F"/>
    <w:rsid w:val="005430F3"/>
    <w:rsid w:val="00543675"/>
    <w:rsid w:val="00543C58"/>
    <w:rsid w:val="00544194"/>
    <w:rsid w:val="005444AD"/>
    <w:rsid w:val="005473AC"/>
    <w:rsid w:val="005512E2"/>
    <w:rsid w:val="00552211"/>
    <w:rsid w:val="00552250"/>
    <w:rsid w:val="005530DA"/>
    <w:rsid w:val="005537F6"/>
    <w:rsid w:val="0055442D"/>
    <w:rsid w:val="0055570F"/>
    <w:rsid w:val="005568DE"/>
    <w:rsid w:val="00560158"/>
    <w:rsid w:val="00563066"/>
    <w:rsid w:val="005636BD"/>
    <w:rsid w:val="00563CCC"/>
    <w:rsid w:val="0056413A"/>
    <w:rsid w:val="005651F1"/>
    <w:rsid w:val="0056538F"/>
    <w:rsid w:val="00565576"/>
    <w:rsid w:val="00565587"/>
    <w:rsid w:val="00566C0B"/>
    <w:rsid w:val="00567429"/>
    <w:rsid w:val="00567492"/>
    <w:rsid w:val="00567CB0"/>
    <w:rsid w:val="00570F50"/>
    <w:rsid w:val="005714AB"/>
    <w:rsid w:val="00571946"/>
    <w:rsid w:val="00573599"/>
    <w:rsid w:val="00575266"/>
    <w:rsid w:val="0057532E"/>
    <w:rsid w:val="0057614B"/>
    <w:rsid w:val="00577358"/>
    <w:rsid w:val="005777AA"/>
    <w:rsid w:val="005801E8"/>
    <w:rsid w:val="0058149C"/>
    <w:rsid w:val="005815D4"/>
    <w:rsid w:val="005821DD"/>
    <w:rsid w:val="005833D0"/>
    <w:rsid w:val="00584199"/>
    <w:rsid w:val="005841EA"/>
    <w:rsid w:val="0058446E"/>
    <w:rsid w:val="00584D34"/>
    <w:rsid w:val="005855E6"/>
    <w:rsid w:val="00585645"/>
    <w:rsid w:val="00585EED"/>
    <w:rsid w:val="00586F08"/>
    <w:rsid w:val="00587085"/>
    <w:rsid w:val="0059083F"/>
    <w:rsid w:val="00593235"/>
    <w:rsid w:val="0059461E"/>
    <w:rsid w:val="0059503C"/>
    <w:rsid w:val="00596733"/>
    <w:rsid w:val="005974ED"/>
    <w:rsid w:val="005A25AA"/>
    <w:rsid w:val="005A271B"/>
    <w:rsid w:val="005A2968"/>
    <w:rsid w:val="005A2A09"/>
    <w:rsid w:val="005A2BF1"/>
    <w:rsid w:val="005A330B"/>
    <w:rsid w:val="005A3A67"/>
    <w:rsid w:val="005A4651"/>
    <w:rsid w:val="005A5C6E"/>
    <w:rsid w:val="005A6E42"/>
    <w:rsid w:val="005B1516"/>
    <w:rsid w:val="005B2BDF"/>
    <w:rsid w:val="005B2D10"/>
    <w:rsid w:val="005B2F72"/>
    <w:rsid w:val="005B2F79"/>
    <w:rsid w:val="005B303C"/>
    <w:rsid w:val="005B6FD4"/>
    <w:rsid w:val="005B7A3A"/>
    <w:rsid w:val="005C1B58"/>
    <w:rsid w:val="005C2CBB"/>
    <w:rsid w:val="005C3083"/>
    <w:rsid w:val="005C452C"/>
    <w:rsid w:val="005C4A35"/>
    <w:rsid w:val="005C53B2"/>
    <w:rsid w:val="005C5C6A"/>
    <w:rsid w:val="005C6CF2"/>
    <w:rsid w:val="005C7EF7"/>
    <w:rsid w:val="005D0166"/>
    <w:rsid w:val="005D06C2"/>
    <w:rsid w:val="005D1416"/>
    <w:rsid w:val="005D37A5"/>
    <w:rsid w:val="005D3AF0"/>
    <w:rsid w:val="005D3D2E"/>
    <w:rsid w:val="005D7971"/>
    <w:rsid w:val="005D7B85"/>
    <w:rsid w:val="005E22EB"/>
    <w:rsid w:val="005E34F6"/>
    <w:rsid w:val="005E3EE1"/>
    <w:rsid w:val="005E5537"/>
    <w:rsid w:val="005E77FD"/>
    <w:rsid w:val="005E7D3A"/>
    <w:rsid w:val="005F04BD"/>
    <w:rsid w:val="005F25FA"/>
    <w:rsid w:val="005F2D07"/>
    <w:rsid w:val="005F4999"/>
    <w:rsid w:val="005F5482"/>
    <w:rsid w:val="005F592C"/>
    <w:rsid w:val="005F594F"/>
    <w:rsid w:val="005F7A6B"/>
    <w:rsid w:val="00601087"/>
    <w:rsid w:val="00603CDC"/>
    <w:rsid w:val="006040C7"/>
    <w:rsid w:val="00604EA0"/>
    <w:rsid w:val="00605264"/>
    <w:rsid w:val="00606E1C"/>
    <w:rsid w:val="00607F01"/>
    <w:rsid w:val="00610054"/>
    <w:rsid w:val="0061078A"/>
    <w:rsid w:val="006107A3"/>
    <w:rsid w:val="00610FBD"/>
    <w:rsid w:val="00612286"/>
    <w:rsid w:val="0061385E"/>
    <w:rsid w:val="006142C6"/>
    <w:rsid w:val="00614CFF"/>
    <w:rsid w:val="006156D9"/>
    <w:rsid w:val="00615D04"/>
    <w:rsid w:val="006203BC"/>
    <w:rsid w:val="006214A0"/>
    <w:rsid w:val="00621D60"/>
    <w:rsid w:val="006235E0"/>
    <w:rsid w:val="00623F55"/>
    <w:rsid w:val="006241CD"/>
    <w:rsid w:val="006247D1"/>
    <w:rsid w:val="00625CC4"/>
    <w:rsid w:val="00625EE4"/>
    <w:rsid w:val="006263B9"/>
    <w:rsid w:val="00630602"/>
    <w:rsid w:val="00633D0A"/>
    <w:rsid w:val="0063467F"/>
    <w:rsid w:val="0063484E"/>
    <w:rsid w:val="00634F36"/>
    <w:rsid w:val="00635CC8"/>
    <w:rsid w:val="00637287"/>
    <w:rsid w:val="006457D3"/>
    <w:rsid w:val="00645F2D"/>
    <w:rsid w:val="006470B1"/>
    <w:rsid w:val="00650AC7"/>
    <w:rsid w:val="0065350D"/>
    <w:rsid w:val="0065543D"/>
    <w:rsid w:val="00655860"/>
    <w:rsid w:val="00655883"/>
    <w:rsid w:val="00655A54"/>
    <w:rsid w:val="00656164"/>
    <w:rsid w:val="006569A6"/>
    <w:rsid w:val="006576C3"/>
    <w:rsid w:val="006600AD"/>
    <w:rsid w:val="006627E8"/>
    <w:rsid w:val="00663275"/>
    <w:rsid w:val="00665589"/>
    <w:rsid w:val="006655D8"/>
    <w:rsid w:val="00665D0C"/>
    <w:rsid w:val="00665E94"/>
    <w:rsid w:val="006663E2"/>
    <w:rsid w:val="00666C4C"/>
    <w:rsid w:val="00666E35"/>
    <w:rsid w:val="0066746C"/>
    <w:rsid w:val="006715E2"/>
    <w:rsid w:val="00671F35"/>
    <w:rsid w:val="00672144"/>
    <w:rsid w:val="00672B56"/>
    <w:rsid w:val="006739EB"/>
    <w:rsid w:val="006743F1"/>
    <w:rsid w:val="00674F81"/>
    <w:rsid w:val="00674FE1"/>
    <w:rsid w:val="006757BA"/>
    <w:rsid w:val="00675A4D"/>
    <w:rsid w:val="00676AB3"/>
    <w:rsid w:val="00676DFE"/>
    <w:rsid w:val="006814E7"/>
    <w:rsid w:val="00681FE4"/>
    <w:rsid w:val="00682462"/>
    <w:rsid w:val="0068266E"/>
    <w:rsid w:val="006843D4"/>
    <w:rsid w:val="006865FF"/>
    <w:rsid w:val="00690528"/>
    <w:rsid w:val="00693934"/>
    <w:rsid w:val="00694498"/>
    <w:rsid w:val="00694A87"/>
    <w:rsid w:val="00695C6B"/>
    <w:rsid w:val="00695CAE"/>
    <w:rsid w:val="00696213"/>
    <w:rsid w:val="00697D8A"/>
    <w:rsid w:val="006A19AC"/>
    <w:rsid w:val="006A1B88"/>
    <w:rsid w:val="006A63FE"/>
    <w:rsid w:val="006A6C7D"/>
    <w:rsid w:val="006B0945"/>
    <w:rsid w:val="006B1BE2"/>
    <w:rsid w:val="006B1D9E"/>
    <w:rsid w:val="006B1FB8"/>
    <w:rsid w:val="006B23B6"/>
    <w:rsid w:val="006C165D"/>
    <w:rsid w:val="006C2142"/>
    <w:rsid w:val="006C260B"/>
    <w:rsid w:val="006C2962"/>
    <w:rsid w:val="006C5764"/>
    <w:rsid w:val="006D06B3"/>
    <w:rsid w:val="006D0E77"/>
    <w:rsid w:val="006D1B53"/>
    <w:rsid w:val="006D41D4"/>
    <w:rsid w:val="006D4549"/>
    <w:rsid w:val="006D59F1"/>
    <w:rsid w:val="006D62A0"/>
    <w:rsid w:val="006D64E4"/>
    <w:rsid w:val="006E0168"/>
    <w:rsid w:val="006E0854"/>
    <w:rsid w:val="006E1C04"/>
    <w:rsid w:val="006E2403"/>
    <w:rsid w:val="006E2C6E"/>
    <w:rsid w:val="006E3455"/>
    <w:rsid w:val="006E402F"/>
    <w:rsid w:val="006E4325"/>
    <w:rsid w:val="006E56EE"/>
    <w:rsid w:val="006E757D"/>
    <w:rsid w:val="006E75AE"/>
    <w:rsid w:val="006F1A1D"/>
    <w:rsid w:val="006F571F"/>
    <w:rsid w:val="006F6BD8"/>
    <w:rsid w:val="006F745D"/>
    <w:rsid w:val="006F7B9E"/>
    <w:rsid w:val="00701BBE"/>
    <w:rsid w:val="00703B94"/>
    <w:rsid w:val="00705299"/>
    <w:rsid w:val="0070683D"/>
    <w:rsid w:val="00706943"/>
    <w:rsid w:val="00706946"/>
    <w:rsid w:val="00712790"/>
    <w:rsid w:val="00713B0F"/>
    <w:rsid w:val="00713E90"/>
    <w:rsid w:val="00713F92"/>
    <w:rsid w:val="007168DC"/>
    <w:rsid w:val="0072128C"/>
    <w:rsid w:val="007214D0"/>
    <w:rsid w:val="00721D33"/>
    <w:rsid w:val="007222A1"/>
    <w:rsid w:val="00722645"/>
    <w:rsid w:val="00722AB3"/>
    <w:rsid w:val="007257AB"/>
    <w:rsid w:val="00726CED"/>
    <w:rsid w:val="00726E3F"/>
    <w:rsid w:val="00727567"/>
    <w:rsid w:val="00727787"/>
    <w:rsid w:val="0073004C"/>
    <w:rsid w:val="00730B4B"/>
    <w:rsid w:val="00732656"/>
    <w:rsid w:val="00732733"/>
    <w:rsid w:val="00732C8B"/>
    <w:rsid w:val="00733E5B"/>
    <w:rsid w:val="00733EB6"/>
    <w:rsid w:val="0073422B"/>
    <w:rsid w:val="0073470A"/>
    <w:rsid w:val="00734D45"/>
    <w:rsid w:val="007354A8"/>
    <w:rsid w:val="007354F4"/>
    <w:rsid w:val="007362B5"/>
    <w:rsid w:val="007405A3"/>
    <w:rsid w:val="007423A8"/>
    <w:rsid w:val="007428F9"/>
    <w:rsid w:val="00744550"/>
    <w:rsid w:val="00745967"/>
    <w:rsid w:val="0074693D"/>
    <w:rsid w:val="007506A7"/>
    <w:rsid w:val="0075072E"/>
    <w:rsid w:val="00750901"/>
    <w:rsid w:val="0075171C"/>
    <w:rsid w:val="007540CB"/>
    <w:rsid w:val="00754270"/>
    <w:rsid w:val="00754DCF"/>
    <w:rsid w:val="0075787E"/>
    <w:rsid w:val="007578C1"/>
    <w:rsid w:val="00757A27"/>
    <w:rsid w:val="0076039C"/>
    <w:rsid w:val="00760722"/>
    <w:rsid w:val="00761A54"/>
    <w:rsid w:val="00761F5A"/>
    <w:rsid w:val="0076293E"/>
    <w:rsid w:val="007629AC"/>
    <w:rsid w:val="00763F58"/>
    <w:rsid w:val="00765312"/>
    <w:rsid w:val="007655F1"/>
    <w:rsid w:val="007660D3"/>
    <w:rsid w:val="0076760D"/>
    <w:rsid w:val="00767C28"/>
    <w:rsid w:val="007730CC"/>
    <w:rsid w:val="00773267"/>
    <w:rsid w:val="00773BBB"/>
    <w:rsid w:val="00773DFE"/>
    <w:rsid w:val="00774E7E"/>
    <w:rsid w:val="00780ECE"/>
    <w:rsid w:val="00781C1B"/>
    <w:rsid w:val="00785559"/>
    <w:rsid w:val="007855A4"/>
    <w:rsid w:val="00785985"/>
    <w:rsid w:val="00786470"/>
    <w:rsid w:val="00786EF3"/>
    <w:rsid w:val="00787621"/>
    <w:rsid w:val="00790891"/>
    <w:rsid w:val="00790CA2"/>
    <w:rsid w:val="00791269"/>
    <w:rsid w:val="007920DC"/>
    <w:rsid w:val="00794838"/>
    <w:rsid w:val="00796BA2"/>
    <w:rsid w:val="00796EB5"/>
    <w:rsid w:val="0079700C"/>
    <w:rsid w:val="00797530"/>
    <w:rsid w:val="00797C2C"/>
    <w:rsid w:val="007A0737"/>
    <w:rsid w:val="007A15DA"/>
    <w:rsid w:val="007A5B36"/>
    <w:rsid w:val="007A5DA2"/>
    <w:rsid w:val="007A6201"/>
    <w:rsid w:val="007A6444"/>
    <w:rsid w:val="007A7658"/>
    <w:rsid w:val="007B06C5"/>
    <w:rsid w:val="007B08DB"/>
    <w:rsid w:val="007B1E11"/>
    <w:rsid w:val="007B578C"/>
    <w:rsid w:val="007B5AB8"/>
    <w:rsid w:val="007B7FAA"/>
    <w:rsid w:val="007C0FEA"/>
    <w:rsid w:val="007C1396"/>
    <w:rsid w:val="007C1D5C"/>
    <w:rsid w:val="007C4033"/>
    <w:rsid w:val="007D07DB"/>
    <w:rsid w:val="007D0E8F"/>
    <w:rsid w:val="007D1E0D"/>
    <w:rsid w:val="007D2B41"/>
    <w:rsid w:val="007D2C2D"/>
    <w:rsid w:val="007D2E5E"/>
    <w:rsid w:val="007D3348"/>
    <w:rsid w:val="007D4D2D"/>
    <w:rsid w:val="007D5D79"/>
    <w:rsid w:val="007D5E0F"/>
    <w:rsid w:val="007D5E8A"/>
    <w:rsid w:val="007D7505"/>
    <w:rsid w:val="007D7D00"/>
    <w:rsid w:val="007E111D"/>
    <w:rsid w:val="007E1564"/>
    <w:rsid w:val="007E1862"/>
    <w:rsid w:val="007E2E2D"/>
    <w:rsid w:val="007E49CB"/>
    <w:rsid w:val="007E5360"/>
    <w:rsid w:val="007E7483"/>
    <w:rsid w:val="007E74E3"/>
    <w:rsid w:val="007F099B"/>
    <w:rsid w:val="007F0C71"/>
    <w:rsid w:val="007F1980"/>
    <w:rsid w:val="007F33C4"/>
    <w:rsid w:val="007F438D"/>
    <w:rsid w:val="007F69E0"/>
    <w:rsid w:val="007F6C84"/>
    <w:rsid w:val="00801AF8"/>
    <w:rsid w:val="00803505"/>
    <w:rsid w:val="0080410E"/>
    <w:rsid w:val="00806187"/>
    <w:rsid w:val="00806521"/>
    <w:rsid w:val="00806895"/>
    <w:rsid w:val="008070DA"/>
    <w:rsid w:val="00810433"/>
    <w:rsid w:val="008115F2"/>
    <w:rsid w:val="0081248D"/>
    <w:rsid w:val="0081302D"/>
    <w:rsid w:val="00815414"/>
    <w:rsid w:val="00816D50"/>
    <w:rsid w:val="008212DD"/>
    <w:rsid w:val="00821CC5"/>
    <w:rsid w:val="00823803"/>
    <w:rsid w:val="00823E19"/>
    <w:rsid w:val="0082429D"/>
    <w:rsid w:val="00824B53"/>
    <w:rsid w:val="00825C44"/>
    <w:rsid w:val="00825CA3"/>
    <w:rsid w:val="00827702"/>
    <w:rsid w:val="00832038"/>
    <w:rsid w:val="0083250B"/>
    <w:rsid w:val="00833887"/>
    <w:rsid w:val="00833ECE"/>
    <w:rsid w:val="00835045"/>
    <w:rsid w:val="008357CF"/>
    <w:rsid w:val="00837249"/>
    <w:rsid w:val="008377A1"/>
    <w:rsid w:val="00837B07"/>
    <w:rsid w:val="00840ED2"/>
    <w:rsid w:val="00841A8C"/>
    <w:rsid w:val="008426D8"/>
    <w:rsid w:val="00842814"/>
    <w:rsid w:val="00843289"/>
    <w:rsid w:val="00844850"/>
    <w:rsid w:val="008451D7"/>
    <w:rsid w:val="0084677E"/>
    <w:rsid w:val="00846D59"/>
    <w:rsid w:val="00847CA8"/>
    <w:rsid w:val="00850665"/>
    <w:rsid w:val="0085079D"/>
    <w:rsid w:val="0085178C"/>
    <w:rsid w:val="00852542"/>
    <w:rsid w:val="00852800"/>
    <w:rsid w:val="008531AD"/>
    <w:rsid w:val="00853A28"/>
    <w:rsid w:val="008555DC"/>
    <w:rsid w:val="008609EE"/>
    <w:rsid w:val="00861366"/>
    <w:rsid w:val="00861A88"/>
    <w:rsid w:val="00862524"/>
    <w:rsid w:val="008641B2"/>
    <w:rsid w:val="008641D0"/>
    <w:rsid w:val="00864D54"/>
    <w:rsid w:val="00866043"/>
    <w:rsid w:val="00867ECB"/>
    <w:rsid w:val="0087096A"/>
    <w:rsid w:val="00871275"/>
    <w:rsid w:val="00871825"/>
    <w:rsid w:val="00874D0A"/>
    <w:rsid w:val="00875A99"/>
    <w:rsid w:val="00876AFD"/>
    <w:rsid w:val="008775F4"/>
    <w:rsid w:val="00880343"/>
    <w:rsid w:val="00881B92"/>
    <w:rsid w:val="008826D7"/>
    <w:rsid w:val="00883B33"/>
    <w:rsid w:val="008847DF"/>
    <w:rsid w:val="00884A6A"/>
    <w:rsid w:val="00884B35"/>
    <w:rsid w:val="00884E0C"/>
    <w:rsid w:val="00885531"/>
    <w:rsid w:val="00885B15"/>
    <w:rsid w:val="008879C3"/>
    <w:rsid w:val="008915B5"/>
    <w:rsid w:val="0089497D"/>
    <w:rsid w:val="00896E23"/>
    <w:rsid w:val="008976EE"/>
    <w:rsid w:val="008A0C8B"/>
    <w:rsid w:val="008A10E8"/>
    <w:rsid w:val="008A12DD"/>
    <w:rsid w:val="008A1530"/>
    <w:rsid w:val="008A2E76"/>
    <w:rsid w:val="008A47CE"/>
    <w:rsid w:val="008A5A87"/>
    <w:rsid w:val="008B418C"/>
    <w:rsid w:val="008B43E8"/>
    <w:rsid w:val="008B4A0E"/>
    <w:rsid w:val="008B5936"/>
    <w:rsid w:val="008B7A81"/>
    <w:rsid w:val="008B7D79"/>
    <w:rsid w:val="008B7F27"/>
    <w:rsid w:val="008C0AEB"/>
    <w:rsid w:val="008C3361"/>
    <w:rsid w:val="008C3C1E"/>
    <w:rsid w:val="008C4317"/>
    <w:rsid w:val="008C4363"/>
    <w:rsid w:val="008C4D2B"/>
    <w:rsid w:val="008C521C"/>
    <w:rsid w:val="008C644F"/>
    <w:rsid w:val="008D1056"/>
    <w:rsid w:val="008D1094"/>
    <w:rsid w:val="008D2296"/>
    <w:rsid w:val="008D37D1"/>
    <w:rsid w:val="008D43E1"/>
    <w:rsid w:val="008D47B8"/>
    <w:rsid w:val="008D4B03"/>
    <w:rsid w:val="008D5627"/>
    <w:rsid w:val="008D5CD8"/>
    <w:rsid w:val="008D60B0"/>
    <w:rsid w:val="008E09E0"/>
    <w:rsid w:val="008E171F"/>
    <w:rsid w:val="008E1826"/>
    <w:rsid w:val="008E2139"/>
    <w:rsid w:val="008E3927"/>
    <w:rsid w:val="008E5383"/>
    <w:rsid w:val="008E75FB"/>
    <w:rsid w:val="008F13A3"/>
    <w:rsid w:val="008F3093"/>
    <w:rsid w:val="008F443A"/>
    <w:rsid w:val="008F4503"/>
    <w:rsid w:val="008F5068"/>
    <w:rsid w:val="008F561C"/>
    <w:rsid w:val="008F6579"/>
    <w:rsid w:val="008F6FC1"/>
    <w:rsid w:val="00901D11"/>
    <w:rsid w:val="0090200C"/>
    <w:rsid w:val="00904443"/>
    <w:rsid w:val="009065CA"/>
    <w:rsid w:val="009065FA"/>
    <w:rsid w:val="009066DF"/>
    <w:rsid w:val="00911FF5"/>
    <w:rsid w:val="009124B6"/>
    <w:rsid w:val="00912C67"/>
    <w:rsid w:val="009131FF"/>
    <w:rsid w:val="00913D4A"/>
    <w:rsid w:val="00914391"/>
    <w:rsid w:val="00916AFF"/>
    <w:rsid w:val="009174FD"/>
    <w:rsid w:val="00920E33"/>
    <w:rsid w:val="00920F58"/>
    <w:rsid w:val="00921EA6"/>
    <w:rsid w:val="00923E5D"/>
    <w:rsid w:val="00926F28"/>
    <w:rsid w:val="00926F9C"/>
    <w:rsid w:val="009274AA"/>
    <w:rsid w:val="00927BDB"/>
    <w:rsid w:val="009322E9"/>
    <w:rsid w:val="00934540"/>
    <w:rsid w:val="00934DD9"/>
    <w:rsid w:val="0093608B"/>
    <w:rsid w:val="00936BD3"/>
    <w:rsid w:val="00937C1A"/>
    <w:rsid w:val="00941548"/>
    <w:rsid w:val="009416C2"/>
    <w:rsid w:val="0094195D"/>
    <w:rsid w:val="00945D8B"/>
    <w:rsid w:val="0094627B"/>
    <w:rsid w:val="009468BF"/>
    <w:rsid w:val="00950E1B"/>
    <w:rsid w:val="009521AC"/>
    <w:rsid w:val="00952EC1"/>
    <w:rsid w:val="00955DD8"/>
    <w:rsid w:val="0095605E"/>
    <w:rsid w:val="00957EAA"/>
    <w:rsid w:val="00960222"/>
    <w:rsid w:val="00961429"/>
    <w:rsid w:val="009630DC"/>
    <w:rsid w:val="009636ED"/>
    <w:rsid w:val="0096459C"/>
    <w:rsid w:val="00964CDA"/>
    <w:rsid w:val="00965CC6"/>
    <w:rsid w:val="00966842"/>
    <w:rsid w:val="009705F3"/>
    <w:rsid w:val="00970BCC"/>
    <w:rsid w:val="009715FA"/>
    <w:rsid w:val="00972F3D"/>
    <w:rsid w:val="0097300B"/>
    <w:rsid w:val="00974614"/>
    <w:rsid w:val="009754F3"/>
    <w:rsid w:val="00980726"/>
    <w:rsid w:val="00980B35"/>
    <w:rsid w:val="0098353B"/>
    <w:rsid w:val="009842FF"/>
    <w:rsid w:val="009851CA"/>
    <w:rsid w:val="009858BE"/>
    <w:rsid w:val="00985BF6"/>
    <w:rsid w:val="00985EC8"/>
    <w:rsid w:val="00987377"/>
    <w:rsid w:val="009921DC"/>
    <w:rsid w:val="00993F02"/>
    <w:rsid w:val="00994F1F"/>
    <w:rsid w:val="00995C99"/>
    <w:rsid w:val="009978A4"/>
    <w:rsid w:val="009A1280"/>
    <w:rsid w:val="009A1DEF"/>
    <w:rsid w:val="009A2800"/>
    <w:rsid w:val="009A3D62"/>
    <w:rsid w:val="009A537D"/>
    <w:rsid w:val="009B07CC"/>
    <w:rsid w:val="009B2A3A"/>
    <w:rsid w:val="009B2D99"/>
    <w:rsid w:val="009B3BA7"/>
    <w:rsid w:val="009B5406"/>
    <w:rsid w:val="009B6886"/>
    <w:rsid w:val="009B71E3"/>
    <w:rsid w:val="009C0069"/>
    <w:rsid w:val="009C01A0"/>
    <w:rsid w:val="009C0D98"/>
    <w:rsid w:val="009C21E9"/>
    <w:rsid w:val="009C4669"/>
    <w:rsid w:val="009C54FF"/>
    <w:rsid w:val="009C5A70"/>
    <w:rsid w:val="009C6F78"/>
    <w:rsid w:val="009D0584"/>
    <w:rsid w:val="009D0AA9"/>
    <w:rsid w:val="009D0F3F"/>
    <w:rsid w:val="009D1228"/>
    <w:rsid w:val="009D221A"/>
    <w:rsid w:val="009D3299"/>
    <w:rsid w:val="009D3542"/>
    <w:rsid w:val="009D390E"/>
    <w:rsid w:val="009D6A14"/>
    <w:rsid w:val="009D76F2"/>
    <w:rsid w:val="009E35A4"/>
    <w:rsid w:val="009E3FDE"/>
    <w:rsid w:val="009E45C8"/>
    <w:rsid w:val="009E45DF"/>
    <w:rsid w:val="009E6525"/>
    <w:rsid w:val="009E6A6E"/>
    <w:rsid w:val="009E7270"/>
    <w:rsid w:val="009F02BB"/>
    <w:rsid w:val="009F3B0E"/>
    <w:rsid w:val="009F3BC6"/>
    <w:rsid w:val="009F595C"/>
    <w:rsid w:val="009F5F3B"/>
    <w:rsid w:val="009F6967"/>
    <w:rsid w:val="009F6D62"/>
    <w:rsid w:val="00A0180B"/>
    <w:rsid w:val="00A02261"/>
    <w:rsid w:val="00A02442"/>
    <w:rsid w:val="00A02AB5"/>
    <w:rsid w:val="00A039B2"/>
    <w:rsid w:val="00A03BD1"/>
    <w:rsid w:val="00A03D20"/>
    <w:rsid w:val="00A05A45"/>
    <w:rsid w:val="00A05CF0"/>
    <w:rsid w:val="00A0612C"/>
    <w:rsid w:val="00A1111C"/>
    <w:rsid w:val="00A1139A"/>
    <w:rsid w:val="00A1278D"/>
    <w:rsid w:val="00A14ED8"/>
    <w:rsid w:val="00A15008"/>
    <w:rsid w:val="00A15670"/>
    <w:rsid w:val="00A1786F"/>
    <w:rsid w:val="00A17ED3"/>
    <w:rsid w:val="00A20B7B"/>
    <w:rsid w:val="00A231F2"/>
    <w:rsid w:val="00A24039"/>
    <w:rsid w:val="00A24C23"/>
    <w:rsid w:val="00A24FAC"/>
    <w:rsid w:val="00A255A7"/>
    <w:rsid w:val="00A255F9"/>
    <w:rsid w:val="00A274C2"/>
    <w:rsid w:val="00A30723"/>
    <w:rsid w:val="00A32963"/>
    <w:rsid w:val="00A32C60"/>
    <w:rsid w:val="00A32F7A"/>
    <w:rsid w:val="00A335B6"/>
    <w:rsid w:val="00A34817"/>
    <w:rsid w:val="00A3525E"/>
    <w:rsid w:val="00A353CF"/>
    <w:rsid w:val="00A355B5"/>
    <w:rsid w:val="00A36128"/>
    <w:rsid w:val="00A36AE4"/>
    <w:rsid w:val="00A37031"/>
    <w:rsid w:val="00A3710A"/>
    <w:rsid w:val="00A377BB"/>
    <w:rsid w:val="00A4008D"/>
    <w:rsid w:val="00A41E57"/>
    <w:rsid w:val="00A4463A"/>
    <w:rsid w:val="00A464E2"/>
    <w:rsid w:val="00A46940"/>
    <w:rsid w:val="00A47578"/>
    <w:rsid w:val="00A50491"/>
    <w:rsid w:val="00A50CAD"/>
    <w:rsid w:val="00A50D63"/>
    <w:rsid w:val="00A5245B"/>
    <w:rsid w:val="00A541BB"/>
    <w:rsid w:val="00A5427C"/>
    <w:rsid w:val="00A548CB"/>
    <w:rsid w:val="00A55963"/>
    <w:rsid w:val="00A55B5B"/>
    <w:rsid w:val="00A563F4"/>
    <w:rsid w:val="00A56B73"/>
    <w:rsid w:val="00A56CF1"/>
    <w:rsid w:val="00A57A7C"/>
    <w:rsid w:val="00A61012"/>
    <w:rsid w:val="00A6134E"/>
    <w:rsid w:val="00A62B1A"/>
    <w:rsid w:val="00A62CB7"/>
    <w:rsid w:val="00A63F3D"/>
    <w:rsid w:val="00A643EC"/>
    <w:rsid w:val="00A6529B"/>
    <w:rsid w:val="00A654BB"/>
    <w:rsid w:val="00A663FF"/>
    <w:rsid w:val="00A66A9A"/>
    <w:rsid w:val="00A66F3E"/>
    <w:rsid w:val="00A6714C"/>
    <w:rsid w:val="00A728FD"/>
    <w:rsid w:val="00A72E24"/>
    <w:rsid w:val="00A730C3"/>
    <w:rsid w:val="00A73374"/>
    <w:rsid w:val="00A74292"/>
    <w:rsid w:val="00A74FA6"/>
    <w:rsid w:val="00A7597D"/>
    <w:rsid w:val="00A76C1F"/>
    <w:rsid w:val="00A80993"/>
    <w:rsid w:val="00A814A3"/>
    <w:rsid w:val="00A8222D"/>
    <w:rsid w:val="00A83572"/>
    <w:rsid w:val="00A835A3"/>
    <w:rsid w:val="00A8510A"/>
    <w:rsid w:val="00A851DD"/>
    <w:rsid w:val="00A85842"/>
    <w:rsid w:val="00A858C0"/>
    <w:rsid w:val="00A861CA"/>
    <w:rsid w:val="00A868EB"/>
    <w:rsid w:val="00A87051"/>
    <w:rsid w:val="00A873D0"/>
    <w:rsid w:val="00A87E1F"/>
    <w:rsid w:val="00A87F4E"/>
    <w:rsid w:val="00A90607"/>
    <w:rsid w:val="00A90F3D"/>
    <w:rsid w:val="00A93DCC"/>
    <w:rsid w:val="00A9593B"/>
    <w:rsid w:val="00AA5BE1"/>
    <w:rsid w:val="00AA66AA"/>
    <w:rsid w:val="00AA6A86"/>
    <w:rsid w:val="00AA7652"/>
    <w:rsid w:val="00AB0523"/>
    <w:rsid w:val="00AB063F"/>
    <w:rsid w:val="00AB18BA"/>
    <w:rsid w:val="00AB28C0"/>
    <w:rsid w:val="00AC2247"/>
    <w:rsid w:val="00AC3895"/>
    <w:rsid w:val="00AC3F6A"/>
    <w:rsid w:val="00AC4514"/>
    <w:rsid w:val="00AC4BD7"/>
    <w:rsid w:val="00AC5A31"/>
    <w:rsid w:val="00AC62B5"/>
    <w:rsid w:val="00AC794F"/>
    <w:rsid w:val="00AC7974"/>
    <w:rsid w:val="00AD235C"/>
    <w:rsid w:val="00AD331D"/>
    <w:rsid w:val="00AD5267"/>
    <w:rsid w:val="00AD5955"/>
    <w:rsid w:val="00AD63D7"/>
    <w:rsid w:val="00AD662A"/>
    <w:rsid w:val="00AD6A43"/>
    <w:rsid w:val="00AD6ADE"/>
    <w:rsid w:val="00AD6BBF"/>
    <w:rsid w:val="00AD7531"/>
    <w:rsid w:val="00AE14E5"/>
    <w:rsid w:val="00AE2488"/>
    <w:rsid w:val="00AE3C88"/>
    <w:rsid w:val="00AE3FD6"/>
    <w:rsid w:val="00AE442F"/>
    <w:rsid w:val="00AE5D6E"/>
    <w:rsid w:val="00AE6319"/>
    <w:rsid w:val="00AF117C"/>
    <w:rsid w:val="00AF1A8C"/>
    <w:rsid w:val="00AF5019"/>
    <w:rsid w:val="00AF7062"/>
    <w:rsid w:val="00AF7624"/>
    <w:rsid w:val="00B0017D"/>
    <w:rsid w:val="00B0066D"/>
    <w:rsid w:val="00B00681"/>
    <w:rsid w:val="00B00FD5"/>
    <w:rsid w:val="00B01512"/>
    <w:rsid w:val="00B01863"/>
    <w:rsid w:val="00B04277"/>
    <w:rsid w:val="00B05366"/>
    <w:rsid w:val="00B0683B"/>
    <w:rsid w:val="00B0697B"/>
    <w:rsid w:val="00B070DA"/>
    <w:rsid w:val="00B07D3F"/>
    <w:rsid w:val="00B128CA"/>
    <w:rsid w:val="00B14663"/>
    <w:rsid w:val="00B147C2"/>
    <w:rsid w:val="00B169B5"/>
    <w:rsid w:val="00B16F7B"/>
    <w:rsid w:val="00B17124"/>
    <w:rsid w:val="00B17E5D"/>
    <w:rsid w:val="00B223BA"/>
    <w:rsid w:val="00B2524A"/>
    <w:rsid w:val="00B2590B"/>
    <w:rsid w:val="00B27573"/>
    <w:rsid w:val="00B275CA"/>
    <w:rsid w:val="00B3127D"/>
    <w:rsid w:val="00B319E5"/>
    <w:rsid w:val="00B3282B"/>
    <w:rsid w:val="00B332C2"/>
    <w:rsid w:val="00B33D8E"/>
    <w:rsid w:val="00B34FAD"/>
    <w:rsid w:val="00B358C4"/>
    <w:rsid w:val="00B374A4"/>
    <w:rsid w:val="00B379B2"/>
    <w:rsid w:val="00B437E4"/>
    <w:rsid w:val="00B44BEC"/>
    <w:rsid w:val="00B44DAB"/>
    <w:rsid w:val="00B506B8"/>
    <w:rsid w:val="00B51917"/>
    <w:rsid w:val="00B5262E"/>
    <w:rsid w:val="00B53700"/>
    <w:rsid w:val="00B54828"/>
    <w:rsid w:val="00B56019"/>
    <w:rsid w:val="00B5628A"/>
    <w:rsid w:val="00B5647B"/>
    <w:rsid w:val="00B5670E"/>
    <w:rsid w:val="00B57BDF"/>
    <w:rsid w:val="00B57D03"/>
    <w:rsid w:val="00B57ED8"/>
    <w:rsid w:val="00B60AF4"/>
    <w:rsid w:val="00B61D64"/>
    <w:rsid w:val="00B61EFB"/>
    <w:rsid w:val="00B62E3A"/>
    <w:rsid w:val="00B6455C"/>
    <w:rsid w:val="00B6555B"/>
    <w:rsid w:val="00B66145"/>
    <w:rsid w:val="00B7077E"/>
    <w:rsid w:val="00B7205E"/>
    <w:rsid w:val="00B75138"/>
    <w:rsid w:val="00B756E9"/>
    <w:rsid w:val="00B7582F"/>
    <w:rsid w:val="00B760C3"/>
    <w:rsid w:val="00B77104"/>
    <w:rsid w:val="00B80B9B"/>
    <w:rsid w:val="00B838B9"/>
    <w:rsid w:val="00B83ED9"/>
    <w:rsid w:val="00B849F9"/>
    <w:rsid w:val="00B84DEE"/>
    <w:rsid w:val="00B8643F"/>
    <w:rsid w:val="00B869A3"/>
    <w:rsid w:val="00B87448"/>
    <w:rsid w:val="00B90574"/>
    <w:rsid w:val="00B91076"/>
    <w:rsid w:val="00B91523"/>
    <w:rsid w:val="00B9161A"/>
    <w:rsid w:val="00B91FF0"/>
    <w:rsid w:val="00B921D8"/>
    <w:rsid w:val="00B93664"/>
    <w:rsid w:val="00B94032"/>
    <w:rsid w:val="00B94059"/>
    <w:rsid w:val="00B94643"/>
    <w:rsid w:val="00B948E2"/>
    <w:rsid w:val="00B969EE"/>
    <w:rsid w:val="00BA1431"/>
    <w:rsid w:val="00BA3836"/>
    <w:rsid w:val="00BA38C6"/>
    <w:rsid w:val="00BA3E2E"/>
    <w:rsid w:val="00BA3E9F"/>
    <w:rsid w:val="00BA3EBC"/>
    <w:rsid w:val="00BA716C"/>
    <w:rsid w:val="00BA77C7"/>
    <w:rsid w:val="00BA7F94"/>
    <w:rsid w:val="00BB16E5"/>
    <w:rsid w:val="00BB1B5A"/>
    <w:rsid w:val="00BB2177"/>
    <w:rsid w:val="00BB375A"/>
    <w:rsid w:val="00BB602F"/>
    <w:rsid w:val="00BB6633"/>
    <w:rsid w:val="00BB78AC"/>
    <w:rsid w:val="00BC0466"/>
    <w:rsid w:val="00BC2751"/>
    <w:rsid w:val="00BC2B47"/>
    <w:rsid w:val="00BC3650"/>
    <w:rsid w:val="00BC370D"/>
    <w:rsid w:val="00BC5E36"/>
    <w:rsid w:val="00BD162A"/>
    <w:rsid w:val="00BD1E45"/>
    <w:rsid w:val="00BD1E99"/>
    <w:rsid w:val="00BD32E9"/>
    <w:rsid w:val="00BD4DA5"/>
    <w:rsid w:val="00BD6F61"/>
    <w:rsid w:val="00BD70B5"/>
    <w:rsid w:val="00BD78F4"/>
    <w:rsid w:val="00BD7E29"/>
    <w:rsid w:val="00BE2DF9"/>
    <w:rsid w:val="00BE3DE7"/>
    <w:rsid w:val="00BE3E4E"/>
    <w:rsid w:val="00BE4405"/>
    <w:rsid w:val="00BE5BCD"/>
    <w:rsid w:val="00BF01DD"/>
    <w:rsid w:val="00BF0780"/>
    <w:rsid w:val="00BF10D9"/>
    <w:rsid w:val="00BF1F35"/>
    <w:rsid w:val="00BF20DC"/>
    <w:rsid w:val="00BF4144"/>
    <w:rsid w:val="00BF4225"/>
    <w:rsid w:val="00BF4908"/>
    <w:rsid w:val="00BF61AD"/>
    <w:rsid w:val="00BF6984"/>
    <w:rsid w:val="00BF6EF8"/>
    <w:rsid w:val="00C002FB"/>
    <w:rsid w:val="00C004BB"/>
    <w:rsid w:val="00C00C8C"/>
    <w:rsid w:val="00C00FEF"/>
    <w:rsid w:val="00C034C7"/>
    <w:rsid w:val="00C04D83"/>
    <w:rsid w:val="00C10345"/>
    <w:rsid w:val="00C11F4F"/>
    <w:rsid w:val="00C12C0D"/>
    <w:rsid w:val="00C13310"/>
    <w:rsid w:val="00C13953"/>
    <w:rsid w:val="00C1434B"/>
    <w:rsid w:val="00C14B6A"/>
    <w:rsid w:val="00C156B9"/>
    <w:rsid w:val="00C159CE"/>
    <w:rsid w:val="00C1649C"/>
    <w:rsid w:val="00C17708"/>
    <w:rsid w:val="00C17775"/>
    <w:rsid w:val="00C17966"/>
    <w:rsid w:val="00C21878"/>
    <w:rsid w:val="00C22D53"/>
    <w:rsid w:val="00C242D3"/>
    <w:rsid w:val="00C24E9B"/>
    <w:rsid w:val="00C273EB"/>
    <w:rsid w:val="00C27A13"/>
    <w:rsid w:val="00C300EF"/>
    <w:rsid w:val="00C32DBC"/>
    <w:rsid w:val="00C3610B"/>
    <w:rsid w:val="00C363E7"/>
    <w:rsid w:val="00C3658F"/>
    <w:rsid w:val="00C36F9B"/>
    <w:rsid w:val="00C370AE"/>
    <w:rsid w:val="00C370F5"/>
    <w:rsid w:val="00C41884"/>
    <w:rsid w:val="00C42C8E"/>
    <w:rsid w:val="00C44C15"/>
    <w:rsid w:val="00C460EB"/>
    <w:rsid w:val="00C46D64"/>
    <w:rsid w:val="00C47A42"/>
    <w:rsid w:val="00C507E3"/>
    <w:rsid w:val="00C5180D"/>
    <w:rsid w:val="00C528BE"/>
    <w:rsid w:val="00C52B3C"/>
    <w:rsid w:val="00C536B2"/>
    <w:rsid w:val="00C5394B"/>
    <w:rsid w:val="00C554AC"/>
    <w:rsid w:val="00C55B8D"/>
    <w:rsid w:val="00C55EF6"/>
    <w:rsid w:val="00C56D0B"/>
    <w:rsid w:val="00C578C3"/>
    <w:rsid w:val="00C6033F"/>
    <w:rsid w:val="00C60340"/>
    <w:rsid w:val="00C60699"/>
    <w:rsid w:val="00C62D59"/>
    <w:rsid w:val="00C62F66"/>
    <w:rsid w:val="00C63772"/>
    <w:rsid w:val="00C63967"/>
    <w:rsid w:val="00C65CE0"/>
    <w:rsid w:val="00C65DC1"/>
    <w:rsid w:val="00C65E5A"/>
    <w:rsid w:val="00C66EB7"/>
    <w:rsid w:val="00C67136"/>
    <w:rsid w:val="00C67478"/>
    <w:rsid w:val="00C67516"/>
    <w:rsid w:val="00C71A32"/>
    <w:rsid w:val="00C73632"/>
    <w:rsid w:val="00C76BE1"/>
    <w:rsid w:val="00C77AD8"/>
    <w:rsid w:val="00C77DDA"/>
    <w:rsid w:val="00C81459"/>
    <w:rsid w:val="00C82BF1"/>
    <w:rsid w:val="00C83481"/>
    <w:rsid w:val="00C8497F"/>
    <w:rsid w:val="00C87B92"/>
    <w:rsid w:val="00C909AA"/>
    <w:rsid w:val="00C914F1"/>
    <w:rsid w:val="00C921B2"/>
    <w:rsid w:val="00C926DB"/>
    <w:rsid w:val="00C92FC6"/>
    <w:rsid w:val="00C93C22"/>
    <w:rsid w:val="00C95CA9"/>
    <w:rsid w:val="00C95DDA"/>
    <w:rsid w:val="00C96F61"/>
    <w:rsid w:val="00CA0890"/>
    <w:rsid w:val="00CA0B20"/>
    <w:rsid w:val="00CA0E66"/>
    <w:rsid w:val="00CA149B"/>
    <w:rsid w:val="00CA1BDE"/>
    <w:rsid w:val="00CA4BD2"/>
    <w:rsid w:val="00CA58EC"/>
    <w:rsid w:val="00CB01E4"/>
    <w:rsid w:val="00CB1CDB"/>
    <w:rsid w:val="00CB1E8E"/>
    <w:rsid w:val="00CB2C8A"/>
    <w:rsid w:val="00CB4194"/>
    <w:rsid w:val="00CB58F9"/>
    <w:rsid w:val="00CB5F1B"/>
    <w:rsid w:val="00CB71F3"/>
    <w:rsid w:val="00CC23FA"/>
    <w:rsid w:val="00CC28C0"/>
    <w:rsid w:val="00CC3037"/>
    <w:rsid w:val="00CC347C"/>
    <w:rsid w:val="00CC3AAE"/>
    <w:rsid w:val="00CC4E77"/>
    <w:rsid w:val="00CC7B5D"/>
    <w:rsid w:val="00CC7DE9"/>
    <w:rsid w:val="00CD03D0"/>
    <w:rsid w:val="00CD1535"/>
    <w:rsid w:val="00CD51C9"/>
    <w:rsid w:val="00CD5512"/>
    <w:rsid w:val="00CD5EEF"/>
    <w:rsid w:val="00CD6B77"/>
    <w:rsid w:val="00CD6D9C"/>
    <w:rsid w:val="00CD733C"/>
    <w:rsid w:val="00CD769C"/>
    <w:rsid w:val="00CD7DF8"/>
    <w:rsid w:val="00CE0909"/>
    <w:rsid w:val="00CE26BE"/>
    <w:rsid w:val="00CE2BFE"/>
    <w:rsid w:val="00CE386D"/>
    <w:rsid w:val="00CE52CF"/>
    <w:rsid w:val="00CE59AB"/>
    <w:rsid w:val="00CE6508"/>
    <w:rsid w:val="00CE76E3"/>
    <w:rsid w:val="00CF1FFB"/>
    <w:rsid w:val="00CF28E9"/>
    <w:rsid w:val="00CF34AD"/>
    <w:rsid w:val="00CF378D"/>
    <w:rsid w:val="00CF458E"/>
    <w:rsid w:val="00CF4717"/>
    <w:rsid w:val="00CF49F6"/>
    <w:rsid w:val="00CF5912"/>
    <w:rsid w:val="00CF5E4F"/>
    <w:rsid w:val="00CF5E53"/>
    <w:rsid w:val="00CF7CD4"/>
    <w:rsid w:val="00D00A90"/>
    <w:rsid w:val="00D021EF"/>
    <w:rsid w:val="00D053A9"/>
    <w:rsid w:val="00D066B0"/>
    <w:rsid w:val="00D07DD1"/>
    <w:rsid w:val="00D116DF"/>
    <w:rsid w:val="00D11CC3"/>
    <w:rsid w:val="00D1224C"/>
    <w:rsid w:val="00D13527"/>
    <w:rsid w:val="00D1550D"/>
    <w:rsid w:val="00D1753B"/>
    <w:rsid w:val="00D177A5"/>
    <w:rsid w:val="00D21366"/>
    <w:rsid w:val="00D22417"/>
    <w:rsid w:val="00D24C7B"/>
    <w:rsid w:val="00D24D8B"/>
    <w:rsid w:val="00D27B3D"/>
    <w:rsid w:val="00D27FD0"/>
    <w:rsid w:val="00D30BBF"/>
    <w:rsid w:val="00D31033"/>
    <w:rsid w:val="00D343B2"/>
    <w:rsid w:val="00D34437"/>
    <w:rsid w:val="00D34805"/>
    <w:rsid w:val="00D35F48"/>
    <w:rsid w:val="00D4086E"/>
    <w:rsid w:val="00D40C92"/>
    <w:rsid w:val="00D40DF5"/>
    <w:rsid w:val="00D41B1A"/>
    <w:rsid w:val="00D41E6A"/>
    <w:rsid w:val="00D43E32"/>
    <w:rsid w:val="00D44440"/>
    <w:rsid w:val="00D4505B"/>
    <w:rsid w:val="00D45565"/>
    <w:rsid w:val="00D45C4B"/>
    <w:rsid w:val="00D463A2"/>
    <w:rsid w:val="00D473F8"/>
    <w:rsid w:val="00D51CE0"/>
    <w:rsid w:val="00D534C2"/>
    <w:rsid w:val="00D547C6"/>
    <w:rsid w:val="00D55477"/>
    <w:rsid w:val="00D55550"/>
    <w:rsid w:val="00D55D19"/>
    <w:rsid w:val="00D55F69"/>
    <w:rsid w:val="00D60A5C"/>
    <w:rsid w:val="00D61858"/>
    <w:rsid w:val="00D62352"/>
    <w:rsid w:val="00D633D0"/>
    <w:rsid w:val="00D658BC"/>
    <w:rsid w:val="00D66530"/>
    <w:rsid w:val="00D6725D"/>
    <w:rsid w:val="00D7068F"/>
    <w:rsid w:val="00D70A21"/>
    <w:rsid w:val="00D71204"/>
    <w:rsid w:val="00D7132C"/>
    <w:rsid w:val="00D7298D"/>
    <w:rsid w:val="00D72E7E"/>
    <w:rsid w:val="00D73EE5"/>
    <w:rsid w:val="00D74075"/>
    <w:rsid w:val="00D74588"/>
    <w:rsid w:val="00D74CC8"/>
    <w:rsid w:val="00D74D38"/>
    <w:rsid w:val="00D751A9"/>
    <w:rsid w:val="00D75F26"/>
    <w:rsid w:val="00D76789"/>
    <w:rsid w:val="00D8096C"/>
    <w:rsid w:val="00D81531"/>
    <w:rsid w:val="00D8367C"/>
    <w:rsid w:val="00D843B2"/>
    <w:rsid w:val="00D8797C"/>
    <w:rsid w:val="00D925CC"/>
    <w:rsid w:val="00D95ADE"/>
    <w:rsid w:val="00D979CF"/>
    <w:rsid w:val="00DA0EEA"/>
    <w:rsid w:val="00DA1BF3"/>
    <w:rsid w:val="00DA2240"/>
    <w:rsid w:val="00DA23CC"/>
    <w:rsid w:val="00DA745A"/>
    <w:rsid w:val="00DB000F"/>
    <w:rsid w:val="00DB1533"/>
    <w:rsid w:val="00DB2598"/>
    <w:rsid w:val="00DB40AF"/>
    <w:rsid w:val="00DB4F67"/>
    <w:rsid w:val="00DB5E50"/>
    <w:rsid w:val="00DB7A29"/>
    <w:rsid w:val="00DB7D46"/>
    <w:rsid w:val="00DB7F17"/>
    <w:rsid w:val="00DC1F97"/>
    <w:rsid w:val="00DC2B47"/>
    <w:rsid w:val="00DC4912"/>
    <w:rsid w:val="00DC4C2D"/>
    <w:rsid w:val="00DC5182"/>
    <w:rsid w:val="00DC5C60"/>
    <w:rsid w:val="00DC6E13"/>
    <w:rsid w:val="00DC7F36"/>
    <w:rsid w:val="00DD1EEC"/>
    <w:rsid w:val="00DD2003"/>
    <w:rsid w:val="00DD2FF7"/>
    <w:rsid w:val="00DD4427"/>
    <w:rsid w:val="00DD47FB"/>
    <w:rsid w:val="00DD4F7B"/>
    <w:rsid w:val="00DD510C"/>
    <w:rsid w:val="00DD5755"/>
    <w:rsid w:val="00DD5B06"/>
    <w:rsid w:val="00DD7956"/>
    <w:rsid w:val="00DE027A"/>
    <w:rsid w:val="00DE10B7"/>
    <w:rsid w:val="00DE137A"/>
    <w:rsid w:val="00DE2CA1"/>
    <w:rsid w:val="00DE303C"/>
    <w:rsid w:val="00DE375B"/>
    <w:rsid w:val="00DE38C2"/>
    <w:rsid w:val="00DE39B1"/>
    <w:rsid w:val="00DE3FD6"/>
    <w:rsid w:val="00DE4FAB"/>
    <w:rsid w:val="00DE5481"/>
    <w:rsid w:val="00DE60A6"/>
    <w:rsid w:val="00DE6648"/>
    <w:rsid w:val="00DE7ADA"/>
    <w:rsid w:val="00DF0F7D"/>
    <w:rsid w:val="00DF1C3B"/>
    <w:rsid w:val="00DF2B66"/>
    <w:rsid w:val="00DF377A"/>
    <w:rsid w:val="00DF3E9E"/>
    <w:rsid w:val="00DF4F77"/>
    <w:rsid w:val="00E02AAF"/>
    <w:rsid w:val="00E0354C"/>
    <w:rsid w:val="00E042FB"/>
    <w:rsid w:val="00E06CA9"/>
    <w:rsid w:val="00E10597"/>
    <w:rsid w:val="00E10A81"/>
    <w:rsid w:val="00E10B80"/>
    <w:rsid w:val="00E1128E"/>
    <w:rsid w:val="00E13546"/>
    <w:rsid w:val="00E13FE3"/>
    <w:rsid w:val="00E144D8"/>
    <w:rsid w:val="00E17C70"/>
    <w:rsid w:val="00E17D6B"/>
    <w:rsid w:val="00E17EFA"/>
    <w:rsid w:val="00E205A4"/>
    <w:rsid w:val="00E20638"/>
    <w:rsid w:val="00E210EE"/>
    <w:rsid w:val="00E2117B"/>
    <w:rsid w:val="00E21F6C"/>
    <w:rsid w:val="00E2211A"/>
    <w:rsid w:val="00E2216E"/>
    <w:rsid w:val="00E24B88"/>
    <w:rsid w:val="00E24F61"/>
    <w:rsid w:val="00E25E41"/>
    <w:rsid w:val="00E26DB7"/>
    <w:rsid w:val="00E30783"/>
    <w:rsid w:val="00E348D0"/>
    <w:rsid w:val="00E351D7"/>
    <w:rsid w:val="00E365E7"/>
    <w:rsid w:val="00E367A6"/>
    <w:rsid w:val="00E40732"/>
    <w:rsid w:val="00E45BE5"/>
    <w:rsid w:val="00E470A0"/>
    <w:rsid w:val="00E4742A"/>
    <w:rsid w:val="00E51002"/>
    <w:rsid w:val="00E51C1F"/>
    <w:rsid w:val="00E51F9F"/>
    <w:rsid w:val="00E5203D"/>
    <w:rsid w:val="00E521DA"/>
    <w:rsid w:val="00E52840"/>
    <w:rsid w:val="00E54F4C"/>
    <w:rsid w:val="00E550F9"/>
    <w:rsid w:val="00E574F6"/>
    <w:rsid w:val="00E57E73"/>
    <w:rsid w:val="00E60E03"/>
    <w:rsid w:val="00E60FC6"/>
    <w:rsid w:val="00E626A4"/>
    <w:rsid w:val="00E63491"/>
    <w:rsid w:val="00E63D9C"/>
    <w:rsid w:val="00E64714"/>
    <w:rsid w:val="00E67756"/>
    <w:rsid w:val="00E70079"/>
    <w:rsid w:val="00E70B5C"/>
    <w:rsid w:val="00E70F59"/>
    <w:rsid w:val="00E719A0"/>
    <w:rsid w:val="00E72F4F"/>
    <w:rsid w:val="00E73380"/>
    <w:rsid w:val="00E73D94"/>
    <w:rsid w:val="00E7414C"/>
    <w:rsid w:val="00E757CB"/>
    <w:rsid w:val="00E7583F"/>
    <w:rsid w:val="00E75880"/>
    <w:rsid w:val="00E76633"/>
    <w:rsid w:val="00E76890"/>
    <w:rsid w:val="00E80ABD"/>
    <w:rsid w:val="00E81054"/>
    <w:rsid w:val="00E82402"/>
    <w:rsid w:val="00E83000"/>
    <w:rsid w:val="00E830B1"/>
    <w:rsid w:val="00E83973"/>
    <w:rsid w:val="00E85A3F"/>
    <w:rsid w:val="00E86471"/>
    <w:rsid w:val="00E875FB"/>
    <w:rsid w:val="00E90212"/>
    <w:rsid w:val="00E912EC"/>
    <w:rsid w:val="00E92706"/>
    <w:rsid w:val="00E93128"/>
    <w:rsid w:val="00E931CF"/>
    <w:rsid w:val="00E9322A"/>
    <w:rsid w:val="00E9348F"/>
    <w:rsid w:val="00E95275"/>
    <w:rsid w:val="00E96182"/>
    <w:rsid w:val="00E96B3C"/>
    <w:rsid w:val="00EA054B"/>
    <w:rsid w:val="00EA2337"/>
    <w:rsid w:val="00EA2474"/>
    <w:rsid w:val="00EA31B9"/>
    <w:rsid w:val="00EA323F"/>
    <w:rsid w:val="00EA704B"/>
    <w:rsid w:val="00EB1E55"/>
    <w:rsid w:val="00EB353F"/>
    <w:rsid w:val="00EB4AF6"/>
    <w:rsid w:val="00EB510F"/>
    <w:rsid w:val="00EB5C27"/>
    <w:rsid w:val="00EB6B53"/>
    <w:rsid w:val="00EB75E2"/>
    <w:rsid w:val="00EB7766"/>
    <w:rsid w:val="00EC0122"/>
    <w:rsid w:val="00EC094E"/>
    <w:rsid w:val="00EC0EC2"/>
    <w:rsid w:val="00EC231D"/>
    <w:rsid w:val="00EC31F6"/>
    <w:rsid w:val="00EC3718"/>
    <w:rsid w:val="00EC4893"/>
    <w:rsid w:val="00EC53F6"/>
    <w:rsid w:val="00EC606F"/>
    <w:rsid w:val="00ED24B2"/>
    <w:rsid w:val="00ED41E4"/>
    <w:rsid w:val="00ED4B81"/>
    <w:rsid w:val="00ED5232"/>
    <w:rsid w:val="00ED5C88"/>
    <w:rsid w:val="00ED610A"/>
    <w:rsid w:val="00ED61C1"/>
    <w:rsid w:val="00ED64A5"/>
    <w:rsid w:val="00ED786A"/>
    <w:rsid w:val="00ED7AD1"/>
    <w:rsid w:val="00ED7AFB"/>
    <w:rsid w:val="00EE00AA"/>
    <w:rsid w:val="00EE383D"/>
    <w:rsid w:val="00EE386A"/>
    <w:rsid w:val="00EE47F8"/>
    <w:rsid w:val="00EE4FE3"/>
    <w:rsid w:val="00EE6A86"/>
    <w:rsid w:val="00EF000C"/>
    <w:rsid w:val="00EF0A38"/>
    <w:rsid w:val="00EF1AD7"/>
    <w:rsid w:val="00EF1C14"/>
    <w:rsid w:val="00EF234A"/>
    <w:rsid w:val="00EF35A5"/>
    <w:rsid w:val="00EF5038"/>
    <w:rsid w:val="00EF7813"/>
    <w:rsid w:val="00EF7EF9"/>
    <w:rsid w:val="00F01BE4"/>
    <w:rsid w:val="00F01FAD"/>
    <w:rsid w:val="00F02983"/>
    <w:rsid w:val="00F0757A"/>
    <w:rsid w:val="00F1040E"/>
    <w:rsid w:val="00F109D6"/>
    <w:rsid w:val="00F10D3E"/>
    <w:rsid w:val="00F11827"/>
    <w:rsid w:val="00F11F51"/>
    <w:rsid w:val="00F13483"/>
    <w:rsid w:val="00F13573"/>
    <w:rsid w:val="00F15825"/>
    <w:rsid w:val="00F175DA"/>
    <w:rsid w:val="00F20523"/>
    <w:rsid w:val="00F21238"/>
    <w:rsid w:val="00F21517"/>
    <w:rsid w:val="00F22737"/>
    <w:rsid w:val="00F22B33"/>
    <w:rsid w:val="00F23832"/>
    <w:rsid w:val="00F242B0"/>
    <w:rsid w:val="00F243F5"/>
    <w:rsid w:val="00F24744"/>
    <w:rsid w:val="00F24BD0"/>
    <w:rsid w:val="00F24E3F"/>
    <w:rsid w:val="00F279C2"/>
    <w:rsid w:val="00F305F7"/>
    <w:rsid w:val="00F32475"/>
    <w:rsid w:val="00F33A77"/>
    <w:rsid w:val="00F35397"/>
    <w:rsid w:val="00F359B6"/>
    <w:rsid w:val="00F3782D"/>
    <w:rsid w:val="00F40286"/>
    <w:rsid w:val="00F40622"/>
    <w:rsid w:val="00F4093B"/>
    <w:rsid w:val="00F40FC4"/>
    <w:rsid w:val="00F4111C"/>
    <w:rsid w:val="00F444E0"/>
    <w:rsid w:val="00F507A7"/>
    <w:rsid w:val="00F52079"/>
    <w:rsid w:val="00F53DE0"/>
    <w:rsid w:val="00F54C71"/>
    <w:rsid w:val="00F55471"/>
    <w:rsid w:val="00F566B5"/>
    <w:rsid w:val="00F56735"/>
    <w:rsid w:val="00F56A37"/>
    <w:rsid w:val="00F56BEB"/>
    <w:rsid w:val="00F57520"/>
    <w:rsid w:val="00F577FD"/>
    <w:rsid w:val="00F5793D"/>
    <w:rsid w:val="00F60560"/>
    <w:rsid w:val="00F627A0"/>
    <w:rsid w:val="00F6332A"/>
    <w:rsid w:val="00F63762"/>
    <w:rsid w:val="00F65467"/>
    <w:rsid w:val="00F6604E"/>
    <w:rsid w:val="00F671C5"/>
    <w:rsid w:val="00F71CF1"/>
    <w:rsid w:val="00F71D42"/>
    <w:rsid w:val="00F73723"/>
    <w:rsid w:val="00F73F53"/>
    <w:rsid w:val="00F75204"/>
    <w:rsid w:val="00F77367"/>
    <w:rsid w:val="00F779BC"/>
    <w:rsid w:val="00F80E3C"/>
    <w:rsid w:val="00F80EF1"/>
    <w:rsid w:val="00F81F30"/>
    <w:rsid w:val="00F824F7"/>
    <w:rsid w:val="00F82654"/>
    <w:rsid w:val="00F828E1"/>
    <w:rsid w:val="00F840B2"/>
    <w:rsid w:val="00F84175"/>
    <w:rsid w:val="00F84763"/>
    <w:rsid w:val="00F8494A"/>
    <w:rsid w:val="00F84BAE"/>
    <w:rsid w:val="00F86F69"/>
    <w:rsid w:val="00F87A57"/>
    <w:rsid w:val="00F87AB2"/>
    <w:rsid w:val="00F90377"/>
    <w:rsid w:val="00F934CB"/>
    <w:rsid w:val="00F944F4"/>
    <w:rsid w:val="00F94805"/>
    <w:rsid w:val="00F95425"/>
    <w:rsid w:val="00F95B4A"/>
    <w:rsid w:val="00F95EB9"/>
    <w:rsid w:val="00F96581"/>
    <w:rsid w:val="00FA11A6"/>
    <w:rsid w:val="00FA1F13"/>
    <w:rsid w:val="00FA327E"/>
    <w:rsid w:val="00FA3F98"/>
    <w:rsid w:val="00FA5160"/>
    <w:rsid w:val="00FA5290"/>
    <w:rsid w:val="00FA555C"/>
    <w:rsid w:val="00FA6A28"/>
    <w:rsid w:val="00FA6DDB"/>
    <w:rsid w:val="00FB058D"/>
    <w:rsid w:val="00FB0C07"/>
    <w:rsid w:val="00FB2489"/>
    <w:rsid w:val="00FB395B"/>
    <w:rsid w:val="00FB72F5"/>
    <w:rsid w:val="00FB7551"/>
    <w:rsid w:val="00FC0D52"/>
    <w:rsid w:val="00FC1B45"/>
    <w:rsid w:val="00FC212D"/>
    <w:rsid w:val="00FC3A5E"/>
    <w:rsid w:val="00FC493A"/>
    <w:rsid w:val="00FC555C"/>
    <w:rsid w:val="00FC5907"/>
    <w:rsid w:val="00FC731D"/>
    <w:rsid w:val="00FD1245"/>
    <w:rsid w:val="00FD124F"/>
    <w:rsid w:val="00FD1D52"/>
    <w:rsid w:val="00FD213F"/>
    <w:rsid w:val="00FD27A7"/>
    <w:rsid w:val="00FD4EBD"/>
    <w:rsid w:val="00FD529D"/>
    <w:rsid w:val="00FD57A0"/>
    <w:rsid w:val="00FD5C9E"/>
    <w:rsid w:val="00FD632D"/>
    <w:rsid w:val="00FD6966"/>
    <w:rsid w:val="00FD7915"/>
    <w:rsid w:val="00FE0046"/>
    <w:rsid w:val="00FE0A99"/>
    <w:rsid w:val="00FE123D"/>
    <w:rsid w:val="00FE1A80"/>
    <w:rsid w:val="00FE3866"/>
    <w:rsid w:val="00FE58D9"/>
    <w:rsid w:val="00FE5D23"/>
    <w:rsid w:val="00FF023F"/>
    <w:rsid w:val="00FF02D8"/>
    <w:rsid w:val="00FF1024"/>
    <w:rsid w:val="00FF10D4"/>
    <w:rsid w:val="00FF18D4"/>
    <w:rsid w:val="00FF2169"/>
    <w:rsid w:val="00FF372B"/>
    <w:rsid w:val="00FF43AE"/>
    <w:rsid w:val="00FF4604"/>
    <w:rsid w:val="00FF52A9"/>
    <w:rsid w:val="00FF55AD"/>
    <w:rsid w:val="07431205"/>
    <w:rsid w:val="140B63DD"/>
    <w:rsid w:val="20FC22F3"/>
    <w:rsid w:val="4D8AFD2F"/>
    <w:rsid w:val="57D8ACE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53064BD"/>
  <w15:chartTrackingRefBased/>
  <w15:docId w15:val="{E814D7E4-F323-4F5B-96A4-B241BEA83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21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21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28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D282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0180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033"/>
    <w:pPr>
      <w:ind w:left="720"/>
      <w:contextualSpacing/>
    </w:pPr>
  </w:style>
  <w:style w:type="paragraph" w:styleId="Header">
    <w:name w:val="header"/>
    <w:basedOn w:val="Normal"/>
    <w:link w:val="HeaderChar"/>
    <w:uiPriority w:val="99"/>
    <w:unhideWhenUsed/>
    <w:rsid w:val="00C921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1B2"/>
  </w:style>
  <w:style w:type="paragraph" w:styleId="Footer">
    <w:name w:val="footer"/>
    <w:basedOn w:val="Normal"/>
    <w:link w:val="FooterChar"/>
    <w:uiPriority w:val="99"/>
    <w:unhideWhenUsed/>
    <w:rsid w:val="00C921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1B2"/>
  </w:style>
  <w:style w:type="character" w:customStyle="1" w:styleId="Heading1Char">
    <w:name w:val="Heading 1 Char"/>
    <w:basedOn w:val="DefaultParagraphFont"/>
    <w:link w:val="Heading1"/>
    <w:uiPriority w:val="9"/>
    <w:rsid w:val="00C921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21B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C921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1B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921B2"/>
    <w:rPr>
      <w:color w:val="0563C1" w:themeColor="hyperlink"/>
      <w:u w:val="single"/>
    </w:rPr>
  </w:style>
  <w:style w:type="character" w:styleId="UnresolvedMention">
    <w:name w:val="Unresolved Mention"/>
    <w:basedOn w:val="DefaultParagraphFont"/>
    <w:uiPriority w:val="99"/>
    <w:semiHidden/>
    <w:unhideWhenUsed/>
    <w:rsid w:val="00C921B2"/>
    <w:rPr>
      <w:color w:val="605E5C"/>
      <w:shd w:val="clear" w:color="auto" w:fill="E1DFDD"/>
    </w:rPr>
  </w:style>
  <w:style w:type="character" w:customStyle="1" w:styleId="Heading3Char">
    <w:name w:val="Heading 3 Char"/>
    <w:basedOn w:val="DefaultParagraphFont"/>
    <w:link w:val="Heading3"/>
    <w:uiPriority w:val="9"/>
    <w:rsid w:val="001D282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D282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D2829"/>
    <w:pPr>
      <w:outlineLvl w:val="9"/>
    </w:pPr>
  </w:style>
  <w:style w:type="paragraph" w:styleId="TOC1">
    <w:name w:val="toc 1"/>
    <w:basedOn w:val="Normal"/>
    <w:next w:val="Normal"/>
    <w:autoRedefine/>
    <w:uiPriority w:val="39"/>
    <w:unhideWhenUsed/>
    <w:rsid w:val="001D2829"/>
    <w:pPr>
      <w:spacing w:after="100"/>
    </w:pPr>
  </w:style>
  <w:style w:type="paragraph" w:styleId="TOC2">
    <w:name w:val="toc 2"/>
    <w:basedOn w:val="Normal"/>
    <w:next w:val="Normal"/>
    <w:autoRedefine/>
    <w:uiPriority w:val="39"/>
    <w:unhideWhenUsed/>
    <w:rsid w:val="001D2829"/>
    <w:pPr>
      <w:spacing w:after="100"/>
      <w:ind w:left="220"/>
    </w:pPr>
  </w:style>
  <w:style w:type="paragraph" w:styleId="TOC3">
    <w:name w:val="toc 3"/>
    <w:basedOn w:val="Normal"/>
    <w:next w:val="Normal"/>
    <w:autoRedefine/>
    <w:uiPriority w:val="39"/>
    <w:unhideWhenUsed/>
    <w:rsid w:val="001D2829"/>
    <w:pPr>
      <w:spacing w:after="100"/>
      <w:ind w:left="440"/>
    </w:pPr>
  </w:style>
  <w:style w:type="table" w:styleId="TableGrid">
    <w:name w:val="Table Grid"/>
    <w:basedOn w:val="TableNormal"/>
    <w:uiPriority w:val="39"/>
    <w:rsid w:val="001D28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128CA"/>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DD442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D4427"/>
    <w:rPr>
      <w:rFonts w:eastAsiaTheme="minorEastAsia"/>
      <w:color w:val="5A5A5A" w:themeColor="text1" w:themeTint="A5"/>
      <w:spacing w:val="15"/>
    </w:rPr>
  </w:style>
  <w:style w:type="character" w:customStyle="1" w:styleId="Heading5Char">
    <w:name w:val="Heading 5 Char"/>
    <w:basedOn w:val="DefaultParagraphFont"/>
    <w:link w:val="Heading5"/>
    <w:uiPriority w:val="9"/>
    <w:rsid w:val="00A0180B"/>
    <w:rPr>
      <w:rFonts w:asciiTheme="majorHAnsi" w:eastAsiaTheme="majorEastAsia" w:hAnsiTheme="majorHAnsi" w:cstheme="majorBidi"/>
      <w:color w:val="2F5496" w:themeColor="accent1" w:themeShade="BF"/>
    </w:rPr>
  </w:style>
  <w:style w:type="character" w:styleId="Mention">
    <w:name w:val="Mention"/>
    <w:basedOn w:val="DefaultParagraphFont"/>
    <w:uiPriority w:val="99"/>
    <w:unhideWhenUsed/>
    <w:rsid w:val="00C73632"/>
    <w:rPr>
      <w:color w:val="2B579A"/>
      <w:shd w:val="clear" w:color="auto" w:fill="E6E6E6"/>
    </w:rPr>
  </w:style>
  <w:style w:type="paragraph" w:styleId="CommentText">
    <w:name w:val="annotation text"/>
    <w:basedOn w:val="Normal"/>
    <w:link w:val="CommentTextChar"/>
    <w:uiPriority w:val="99"/>
    <w:semiHidden/>
    <w:unhideWhenUsed/>
    <w:rsid w:val="00C73632"/>
    <w:pPr>
      <w:spacing w:line="240" w:lineRule="auto"/>
    </w:pPr>
    <w:rPr>
      <w:sz w:val="20"/>
      <w:szCs w:val="20"/>
    </w:rPr>
  </w:style>
  <w:style w:type="character" w:customStyle="1" w:styleId="CommentTextChar">
    <w:name w:val="Comment Text Char"/>
    <w:basedOn w:val="DefaultParagraphFont"/>
    <w:link w:val="CommentText"/>
    <w:uiPriority w:val="99"/>
    <w:semiHidden/>
    <w:rsid w:val="00C73632"/>
    <w:rPr>
      <w:sz w:val="20"/>
      <w:szCs w:val="20"/>
    </w:rPr>
  </w:style>
  <w:style w:type="character" w:styleId="CommentReference">
    <w:name w:val="annotation reference"/>
    <w:basedOn w:val="DefaultParagraphFont"/>
    <w:uiPriority w:val="99"/>
    <w:semiHidden/>
    <w:unhideWhenUsed/>
    <w:rsid w:val="00C73632"/>
    <w:rPr>
      <w:sz w:val="16"/>
      <w:szCs w:val="16"/>
    </w:rPr>
  </w:style>
  <w:style w:type="paragraph" w:styleId="BalloonText">
    <w:name w:val="Balloon Text"/>
    <w:basedOn w:val="Normal"/>
    <w:link w:val="BalloonTextChar"/>
    <w:uiPriority w:val="99"/>
    <w:semiHidden/>
    <w:unhideWhenUsed/>
    <w:rsid w:val="00C736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36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831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microsoft.com/office/2007/relationships/diagramDrawing" Target="diagrams/drawing1.xml"/><Relationship Id="rId26" Type="http://schemas.openxmlformats.org/officeDocument/2006/relationships/package" Target="embeddings/Microsoft_Visio_Drawing.vsdx"/><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diagramColors" Target="diagrams/colors1.xml"/><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1.png"/><Relationship Id="rId59" Type="http://schemas.microsoft.com/office/2011/relationships/people" Target="people.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2.png"/><Relationship Id="rId29" Type="http://schemas.openxmlformats.org/officeDocument/2006/relationships/image" Target="media/image9.png"/><Relationship Id="rId41" Type="http://schemas.openxmlformats.org/officeDocument/2006/relationships/hyperlink" Target="https://make.powerapps.com" TargetMode="Externa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yperlink" Target="https://cloudblogs.microsoft.com/dynamics365/it/2019/05/01/using-azure-active-directory-groups-to-manage-an-users-app-and-data-access/" TargetMode="External"/><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image" Target="media/image4.png"/><Relationship Id="rId27" Type="http://schemas.openxmlformats.org/officeDocument/2006/relationships/hyperlink" Target="https://make.powerapps.com" TargetMode="External"/><Relationship Id="rId30" Type="http://schemas.openxmlformats.org/officeDocument/2006/relationships/hyperlink" Target="https://make.powerapps.com" TargetMode="External"/><Relationship Id="rId35" Type="http://schemas.openxmlformats.org/officeDocument/2006/relationships/hyperlink" Target="https://admin.powerapps.com" TargetMode="External"/><Relationship Id="rId43" Type="http://schemas.openxmlformats.org/officeDocument/2006/relationships/hyperlink" Target="https://make.powerapps.com" TargetMode="External"/><Relationship Id="rId48" Type="http://schemas.openxmlformats.org/officeDocument/2006/relationships/hyperlink" Target="https://aka.ms/ppac" TargetMode="External"/><Relationship Id="rId56" Type="http://schemas.openxmlformats.org/officeDocument/2006/relationships/hyperlink" Target="https://flow.microsoft.com" TargetMode="Externa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6115C0-AB9B-4E71-ACA1-04BCAD90E6C1}" type="doc">
      <dgm:prSet loTypeId="urn:microsoft.com/office/officeart/2005/8/layout/chevron1" loCatId="process" qsTypeId="urn:microsoft.com/office/officeart/2005/8/quickstyle/simple1" qsCatId="simple" csTypeId="urn:microsoft.com/office/officeart/2005/8/colors/colorful4" csCatId="colorful" phldr="1"/>
      <dgm:spPr/>
    </dgm:pt>
    <dgm:pt modelId="{96B18D11-870A-45A9-ADA6-4203A55C0516}">
      <dgm:prSet phldrT="[Text]"/>
      <dgm:spPr/>
      <dgm:t>
        <a:bodyPr/>
        <a:lstStyle/>
        <a:p>
          <a:r>
            <a:rPr lang="en-US"/>
            <a:t>Out-of-box product</a:t>
          </a:r>
        </a:p>
      </dgm:t>
    </dgm:pt>
    <dgm:pt modelId="{01359BAE-F8B7-4F6F-A613-752697109E08}" type="parTrans" cxnId="{3427A8EB-E68C-46D0-B2AB-3A2A832D51D2}">
      <dgm:prSet/>
      <dgm:spPr/>
      <dgm:t>
        <a:bodyPr/>
        <a:lstStyle/>
        <a:p>
          <a:endParaRPr lang="en-US"/>
        </a:p>
      </dgm:t>
    </dgm:pt>
    <dgm:pt modelId="{032264F6-26DE-4265-8A30-3E2F94E38A75}" type="sibTrans" cxnId="{3427A8EB-E68C-46D0-B2AB-3A2A832D51D2}">
      <dgm:prSet/>
      <dgm:spPr/>
      <dgm:t>
        <a:bodyPr/>
        <a:lstStyle/>
        <a:p>
          <a:endParaRPr lang="en-US"/>
        </a:p>
      </dgm:t>
    </dgm:pt>
    <dgm:pt modelId="{74CB0222-D478-4383-9048-140544A974AF}">
      <dgm:prSet phldrT="[Text]"/>
      <dgm:spPr/>
      <dgm:t>
        <a:bodyPr/>
        <a:lstStyle/>
        <a:p>
          <a:r>
            <a:rPr lang="en-US"/>
            <a:t>Platform extensions</a:t>
          </a:r>
        </a:p>
      </dgm:t>
    </dgm:pt>
    <dgm:pt modelId="{D1774133-C084-4B20-A866-A57685644CB5}" type="parTrans" cxnId="{52631B4D-EC4E-4233-90F5-C4B63928925B}">
      <dgm:prSet/>
      <dgm:spPr/>
      <dgm:t>
        <a:bodyPr/>
        <a:lstStyle/>
        <a:p>
          <a:endParaRPr lang="en-US"/>
        </a:p>
      </dgm:t>
    </dgm:pt>
    <dgm:pt modelId="{22470893-E61A-4105-A39F-04E609FF1B82}" type="sibTrans" cxnId="{52631B4D-EC4E-4233-90F5-C4B63928925B}">
      <dgm:prSet/>
      <dgm:spPr/>
      <dgm:t>
        <a:bodyPr/>
        <a:lstStyle/>
        <a:p>
          <a:endParaRPr lang="en-US"/>
        </a:p>
      </dgm:t>
    </dgm:pt>
    <dgm:pt modelId="{7DB0BE57-58AB-47C1-8424-962F53B356BF}">
      <dgm:prSet phldrT="[Text]"/>
      <dgm:spPr/>
      <dgm:t>
        <a:bodyPr/>
        <a:lstStyle/>
        <a:p>
          <a:r>
            <a:rPr lang="en-US"/>
            <a:t>Templates and customizations</a:t>
          </a:r>
        </a:p>
      </dgm:t>
    </dgm:pt>
    <dgm:pt modelId="{3F52CA0D-05C7-4700-AF7C-A51C4CE81B0A}" type="parTrans" cxnId="{FEDC9418-23A7-4F3B-A552-E81ED1EF2F07}">
      <dgm:prSet/>
      <dgm:spPr/>
      <dgm:t>
        <a:bodyPr/>
        <a:lstStyle/>
        <a:p>
          <a:endParaRPr lang="en-US"/>
        </a:p>
      </dgm:t>
    </dgm:pt>
    <dgm:pt modelId="{524F731B-1547-4374-8BF9-EC3109CD2CB9}" type="sibTrans" cxnId="{FEDC9418-23A7-4F3B-A552-E81ED1EF2F07}">
      <dgm:prSet/>
      <dgm:spPr/>
      <dgm:t>
        <a:bodyPr/>
        <a:lstStyle/>
        <a:p>
          <a:endParaRPr lang="en-US"/>
        </a:p>
      </dgm:t>
    </dgm:pt>
    <dgm:pt modelId="{BAF1D6F2-828B-4F1A-8DF1-0C2DE47B7E34}" type="pres">
      <dgm:prSet presAssocID="{D96115C0-AB9B-4E71-ACA1-04BCAD90E6C1}" presName="Name0" presStyleCnt="0">
        <dgm:presLayoutVars>
          <dgm:dir/>
          <dgm:animLvl val="lvl"/>
          <dgm:resizeHandles val="exact"/>
        </dgm:presLayoutVars>
      </dgm:prSet>
      <dgm:spPr/>
    </dgm:pt>
    <dgm:pt modelId="{0A5B99F5-34F3-4152-BD1A-56C6AD05FEB9}" type="pres">
      <dgm:prSet presAssocID="{96B18D11-870A-45A9-ADA6-4203A55C0516}" presName="parTxOnly" presStyleLbl="node1" presStyleIdx="0" presStyleCnt="3">
        <dgm:presLayoutVars>
          <dgm:chMax val="0"/>
          <dgm:chPref val="0"/>
          <dgm:bulletEnabled val="1"/>
        </dgm:presLayoutVars>
      </dgm:prSet>
      <dgm:spPr/>
    </dgm:pt>
    <dgm:pt modelId="{1200A3F1-BDE2-4544-B23D-A59F7308E376}" type="pres">
      <dgm:prSet presAssocID="{032264F6-26DE-4265-8A30-3E2F94E38A75}" presName="parTxOnlySpace" presStyleCnt="0"/>
      <dgm:spPr/>
    </dgm:pt>
    <dgm:pt modelId="{93B0C7B9-5CCF-41DB-830D-FED0EA9274E6}" type="pres">
      <dgm:prSet presAssocID="{74CB0222-D478-4383-9048-140544A974AF}" presName="parTxOnly" presStyleLbl="node1" presStyleIdx="1" presStyleCnt="3">
        <dgm:presLayoutVars>
          <dgm:chMax val="0"/>
          <dgm:chPref val="0"/>
          <dgm:bulletEnabled val="1"/>
        </dgm:presLayoutVars>
      </dgm:prSet>
      <dgm:spPr/>
    </dgm:pt>
    <dgm:pt modelId="{4548F76F-092F-4BE0-BC3C-61BD351A797F}" type="pres">
      <dgm:prSet presAssocID="{22470893-E61A-4105-A39F-04E609FF1B82}" presName="parTxOnlySpace" presStyleCnt="0"/>
      <dgm:spPr/>
    </dgm:pt>
    <dgm:pt modelId="{4E466B89-E929-4CB1-88A4-FCE1B2273569}" type="pres">
      <dgm:prSet presAssocID="{7DB0BE57-58AB-47C1-8424-962F53B356BF}" presName="parTxOnly" presStyleLbl="node1" presStyleIdx="2" presStyleCnt="3">
        <dgm:presLayoutVars>
          <dgm:chMax val="0"/>
          <dgm:chPref val="0"/>
          <dgm:bulletEnabled val="1"/>
        </dgm:presLayoutVars>
      </dgm:prSet>
      <dgm:spPr/>
    </dgm:pt>
  </dgm:ptLst>
  <dgm:cxnLst>
    <dgm:cxn modelId="{FEDC9418-23A7-4F3B-A552-E81ED1EF2F07}" srcId="{D96115C0-AB9B-4E71-ACA1-04BCAD90E6C1}" destId="{7DB0BE57-58AB-47C1-8424-962F53B356BF}" srcOrd="2" destOrd="0" parTransId="{3F52CA0D-05C7-4700-AF7C-A51C4CE81B0A}" sibTransId="{524F731B-1547-4374-8BF9-EC3109CD2CB9}"/>
    <dgm:cxn modelId="{E893A35F-8CB7-449A-A3BA-5199EA9284F3}" type="presOf" srcId="{74CB0222-D478-4383-9048-140544A974AF}" destId="{93B0C7B9-5CCF-41DB-830D-FED0EA9274E6}" srcOrd="0" destOrd="0" presId="urn:microsoft.com/office/officeart/2005/8/layout/chevron1"/>
    <dgm:cxn modelId="{52631B4D-EC4E-4233-90F5-C4B63928925B}" srcId="{D96115C0-AB9B-4E71-ACA1-04BCAD90E6C1}" destId="{74CB0222-D478-4383-9048-140544A974AF}" srcOrd="1" destOrd="0" parTransId="{D1774133-C084-4B20-A866-A57685644CB5}" sibTransId="{22470893-E61A-4105-A39F-04E609FF1B82}"/>
    <dgm:cxn modelId="{BBB71B9F-C86F-445B-A83F-52DBC9179CF2}" type="presOf" srcId="{D96115C0-AB9B-4E71-ACA1-04BCAD90E6C1}" destId="{BAF1D6F2-828B-4F1A-8DF1-0C2DE47B7E34}" srcOrd="0" destOrd="0" presId="urn:microsoft.com/office/officeart/2005/8/layout/chevron1"/>
    <dgm:cxn modelId="{4AEC77B2-B654-456A-92F1-B78C8E4A89F0}" type="presOf" srcId="{96B18D11-870A-45A9-ADA6-4203A55C0516}" destId="{0A5B99F5-34F3-4152-BD1A-56C6AD05FEB9}" srcOrd="0" destOrd="0" presId="urn:microsoft.com/office/officeart/2005/8/layout/chevron1"/>
    <dgm:cxn modelId="{68D1DBB8-1F3C-40AF-BA75-34EC3A14ADD0}" type="presOf" srcId="{7DB0BE57-58AB-47C1-8424-962F53B356BF}" destId="{4E466B89-E929-4CB1-88A4-FCE1B2273569}" srcOrd="0" destOrd="0" presId="urn:microsoft.com/office/officeart/2005/8/layout/chevron1"/>
    <dgm:cxn modelId="{3427A8EB-E68C-46D0-B2AB-3A2A832D51D2}" srcId="{D96115C0-AB9B-4E71-ACA1-04BCAD90E6C1}" destId="{96B18D11-870A-45A9-ADA6-4203A55C0516}" srcOrd="0" destOrd="0" parTransId="{01359BAE-F8B7-4F6F-A613-752697109E08}" sibTransId="{032264F6-26DE-4265-8A30-3E2F94E38A75}"/>
    <dgm:cxn modelId="{FBC4888D-3217-4433-AC71-9076D1591E1C}" type="presParOf" srcId="{BAF1D6F2-828B-4F1A-8DF1-0C2DE47B7E34}" destId="{0A5B99F5-34F3-4152-BD1A-56C6AD05FEB9}" srcOrd="0" destOrd="0" presId="urn:microsoft.com/office/officeart/2005/8/layout/chevron1"/>
    <dgm:cxn modelId="{02D8EC66-C952-47EB-B52E-3AA2FFD77999}" type="presParOf" srcId="{BAF1D6F2-828B-4F1A-8DF1-0C2DE47B7E34}" destId="{1200A3F1-BDE2-4544-B23D-A59F7308E376}" srcOrd="1" destOrd="0" presId="urn:microsoft.com/office/officeart/2005/8/layout/chevron1"/>
    <dgm:cxn modelId="{DC3FE782-97FA-4ABD-8A25-D147AC917F1B}" type="presParOf" srcId="{BAF1D6F2-828B-4F1A-8DF1-0C2DE47B7E34}" destId="{93B0C7B9-5CCF-41DB-830D-FED0EA9274E6}" srcOrd="2" destOrd="0" presId="urn:microsoft.com/office/officeart/2005/8/layout/chevron1"/>
    <dgm:cxn modelId="{9F45F65D-8EF2-478B-A6FC-6753B19B99E8}" type="presParOf" srcId="{BAF1D6F2-828B-4F1A-8DF1-0C2DE47B7E34}" destId="{4548F76F-092F-4BE0-BC3C-61BD351A797F}" srcOrd="3" destOrd="0" presId="urn:microsoft.com/office/officeart/2005/8/layout/chevron1"/>
    <dgm:cxn modelId="{11FE995D-F8CF-427E-A9F2-ADEA3F67B2D3}" type="presParOf" srcId="{BAF1D6F2-828B-4F1A-8DF1-0C2DE47B7E34}" destId="{4E466B89-E929-4CB1-88A4-FCE1B2273569}" srcOrd="4" destOrd="0" presId="urn:microsoft.com/office/officeart/2005/8/layout/chevron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5B99F5-34F3-4152-BD1A-56C6AD05FEB9}">
      <dsp:nvSpPr>
        <dsp:cNvPr id="0" name=""/>
        <dsp:cNvSpPr/>
      </dsp:nvSpPr>
      <dsp:spPr>
        <a:xfrm>
          <a:off x="1607" y="0"/>
          <a:ext cx="1958280" cy="450850"/>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en-US" sz="1400" kern="1200"/>
            <a:t>Out-of-box product</a:t>
          </a:r>
        </a:p>
      </dsp:txBody>
      <dsp:txXfrm>
        <a:off x="227032" y="0"/>
        <a:ext cx="1507430" cy="450850"/>
      </dsp:txXfrm>
    </dsp:sp>
    <dsp:sp modelId="{93B0C7B9-5CCF-41DB-830D-FED0EA9274E6}">
      <dsp:nvSpPr>
        <dsp:cNvPr id="0" name=""/>
        <dsp:cNvSpPr/>
      </dsp:nvSpPr>
      <dsp:spPr>
        <a:xfrm>
          <a:off x="1764059" y="0"/>
          <a:ext cx="1958280" cy="450850"/>
        </a:xfrm>
        <a:prstGeom prst="chevron">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en-US" sz="1400" kern="1200"/>
            <a:t>Platform extensions</a:t>
          </a:r>
        </a:p>
      </dsp:txBody>
      <dsp:txXfrm>
        <a:off x="1989484" y="0"/>
        <a:ext cx="1507430" cy="450850"/>
      </dsp:txXfrm>
    </dsp:sp>
    <dsp:sp modelId="{4E466B89-E929-4CB1-88A4-FCE1B2273569}">
      <dsp:nvSpPr>
        <dsp:cNvPr id="0" name=""/>
        <dsp:cNvSpPr/>
      </dsp:nvSpPr>
      <dsp:spPr>
        <a:xfrm>
          <a:off x="3526512" y="0"/>
          <a:ext cx="1958280" cy="450850"/>
        </a:xfrm>
        <a:prstGeom prst="chevron">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en-US" sz="1400" kern="1200"/>
            <a:t>Templates and customizations</a:t>
          </a:r>
        </a:p>
      </dsp:txBody>
      <dsp:txXfrm>
        <a:off x="3751937" y="0"/>
        <a:ext cx="1507430" cy="45085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3" ma:contentTypeDescription="Create a new document." ma:contentTypeScope="" ma:versionID="34d6c31ddea9d94a8cc90bf20d023c8e">
  <xsd:schema xmlns:xsd="http://www.w3.org/2001/XMLSchema" xmlns:xs="http://www.w3.org/2001/XMLSchema" xmlns:p="http://schemas.microsoft.com/office/2006/metadata/properties" xmlns:ns2="413917e0-3c85-4042-b3d6-b66207b014b2" xmlns:ns3="121cbfdf-642d-47d5-bb31-23acd4d6d77c" targetNamespace="http://schemas.microsoft.com/office/2006/metadata/properties" ma:root="true" ma:fieldsID="29bd8782731eef0d9951daf5fe70709a" ns2:_="" ns3:_="">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D247B-2A6B-4D16-AC27-375558E11AF7}">
  <ds:schemaRefs>
    <ds:schemaRef ds:uri="http://schemas.microsoft.com/office/2006/documentManagement/types"/>
    <ds:schemaRef ds:uri="http://purl.org/dc/dcmitype/"/>
    <ds:schemaRef ds:uri="http://schemas.microsoft.com/office/infopath/2007/PartnerControls"/>
    <ds:schemaRef ds:uri="http://purl.org/dc/elements/1.1/"/>
    <ds:schemaRef ds:uri="http://schemas.microsoft.com/office/2006/metadata/properties"/>
    <ds:schemaRef ds:uri="121cbfdf-642d-47d5-bb31-23acd4d6d77c"/>
    <ds:schemaRef ds:uri="http://purl.org/dc/terms/"/>
    <ds:schemaRef ds:uri="http://schemas.openxmlformats.org/package/2006/metadata/core-properties"/>
    <ds:schemaRef ds:uri="413917e0-3c85-4042-b3d6-b66207b014b2"/>
    <ds:schemaRef ds:uri="http://www.w3.org/XML/1998/namespace"/>
  </ds:schemaRefs>
</ds:datastoreItem>
</file>

<file path=customXml/itemProps2.xml><?xml version="1.0" encoding="utf-8"?>
<ds:datastoreItem xmlns:ds="http://schemas.openxmlformats.org/officeDocument/2006/customXml" ds:itemID="{0C32D228-D31F-4477-9C5A-68ED4E42A8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EA3BFD-5757-4119-8C09-CA4C9E069FC7}">
  <ds:schemaRefs>
    <ds:schemaRef ds:uri="http://schemas.microsoft.com/sharepoint/v3/contenttype/forms"/>
  </ds:schemaRefs>
</ds:datastoreItem>
</file>

<file path=customXml/itemProps4.xml><?xml version="1.0" encoding="utf-8"?>
<ds:datastoreItem xmlns:ds="http://schemas.openxmlformats.org/officeDocument/2006/customXml" ds:itemID="{B51FB460-E6D8-4439-B2AC-A18161D6F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TotalTime>
  <Pages>27</Pages>
  <Words>5437</Words>
  <Characters>30993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Moran</dc:creator>
  <cp:keywords/>
  <dc:description/>
  <cp:lastModifiedBy>Denise Moran</cp:lastModifiedBy>
  <cp:revision>1333</cp:revision>
  <dcterms:created xsi:type="dcterms:W3CDTF">2019-06-06T03:47:00Z</dcterms:created>
  <dcterms:modified xsi:type="dcterms:W3CDTF">2019-06-08T08:36:00Z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